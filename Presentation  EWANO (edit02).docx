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B03850" w14:textId="6FA4B29C" w:rsidR="00E830B2" w:rsidRPr="0059305A" w:rsidRDefault="004B5B23" w:rsidP="00D34632">
      <w:pPr>
        <w:bidi/>
        <w:spacing w:after="120"/>
        <w:jc w:val="center"/>
        <w:rPr>
          <w:rFonts w:cs="B Nazanin"/>
          <w:sz w:val="24"/>
          <w:szCs w:val="24"/>
          <w:highlight w:val="yellow"/>
        </w:rPr>
      </w:pPr>
      <w:r w:rsidRPr="0059305A">
        <w:rPr>
          <w:rFonts w:cs="B Nazanin" w:hint="cs"/>
          <w:b/>
          <w:color w:val="203864"/>
          <w:sz w:val="24"/>
          <w:szCs w:val="24"/>
          <w:highlight w:val="yellow"/>
          <w:rtl/>
        </w:rPr>
        <w:t xml:space="preserve">پرزنتیشن </w:t>
      </w:r>
      <w:r w:rsidRPr="0059305A">
        <w:rPr>
          <w:rFonts w:cs="B Nazanin"/>
          <w:b/>
          <w:color w:val="203864"/>
          <w:sz w:val="24"/>
          <w:szCs w:val="24"/>
          <w:highlight w:val="yellow"/>
        </w:rPr>
        <w:t>B2B</w:t>
      </w:r>
    </w:p>
    <w:p w14:paraId="025946D0" w14:textId="3FE1A0AF" w:rsidR="00E830B2" w:rsidRPr="0059305A" w:rsidRDefault="00112C95" w:rsidP="00D34632">
      <w:pPr>
        <w:bidi/>
        <w:spacing w:after="100"/>
        <w:jc w:val="center"/>
        <w:rPr>
          <w:rFonts w:cs="B Nazanin"/>
          <w:sz w:val="24"/>
          <w:szCs w:val="24"/>
          <w:highlight w:val="yellow"/>
        </w:rPr>
      </w:pPr>
      <w:r w:rsidRPr="0059305A">
        <w:rPr>
          <w:rFonts w:cs="B Nazanin" w:hint="cs"/>
          <w:sz w:val="24"/>
          <w:szCs w:val="24"/>
          <w:highlight w:val="yellow"/>
          <w:rtl/>
        </w:rPr>
        <w:t>راهنمایی محتوایی و ساختاری برای واحد مارکتینگ</w:t>
      </w:r>
    </w:p>
    <w:p w14:paraId="35FE5D39" w14:textId="77777777" w:rsidR="00E830B2" w:rsidRPr="0059305A" w:rsidRDefault="00E830B2" w:rsidP="00D34632">
      <w:pPr>
        <w:jc w:val="both"/>
        <w:rPr>
          <w:rFonts w:cs="B Nazanin"/>
          <w:sz w:val="24"/>
          <w:szCs w:val="24"/>
          <w:highlight w:val="yellow"/>
        </w:rPr>
      </w:pPr>
    </w:p>
    <w:p w14:paraId="5C5BD3BF" w14:textId="707C14FE" w:rsidR="00CD694D" w:rsidRPr="00CD694D" w:rsidRDefault="00CD694D" w:rsidP="00CD694D">
      <w:pPr>
        <w:pStyle w:val="NormalWeb"/>
        <w:bidi/>
        <w:ind w:left="360"/>
        <w:rPr>
          <w:rFonts w:cs="B Nazanin"/>
        </w:rPr>
      </w:pPr>
      <w:r w:rsidRPr="00CD694D">
        <w:rPr>
          <w:rStyle w:val="Strong"/>
          <w:rFonts w:cs="B Nazanin"/>
          <w:b w:val="0"/>
          <w:bCs w:val="0"/>
          <w:rtl/>
        </w:rPr>
        <w:t>همراه اول</w:t>
      </w:r>
      <w:r w:rsidRPr="00CD694D">
        <w:rPr>
          <w:rFonts w:cs="B Nazanin"/>
          <w:rtl/>
        </w:rPr>
        <w:t xml:space="preserve">، به‌عنوان یکی از بزرگ‌ترین اپراتورهای ارتباطی کشور، با توسعه کسب‌وکارها و شرکت‌های تخصصی، اکوسیستمی گسترده در حوزه‌های </w:t>
      </w:r>
      <w:r w:rsidRPr="00CD694D">
        <w:rPr>
          <w:rStyle w:val="Strong"/>
          <w:rFonts w:cs="B Nazanin"/>
          <w:b w:val="0"/>
          <w:bCs w:val="0"/>
          <w:rtl/>
        </w:rPr>
        <w:t>ارتباطات، فناوری، خدمات دیجیتال و مالی</w:t>
      </w:r>
      <w:r w:rsidRPr="00CD694D">
        <w:rPr>
          <w:rFonts w:cs="B Nazanin"/>
          <w:rtl/>
        </w:rPr>
        <w:t xml:space="preserve"> ایجاد کرده است</w:t>
      </w:r>
      <w:r w:rsidRPr="00CD694D">
        <w:rPr>
          <w:rFonts w:cs="B Nazanin"/>
        </w:rPr>
        <w:t>.</w:t>
      </w:r>
    </w:p>
    <w:p w14:paraId="17164C8B" w14:textId="77777777" w:rsidR="00CD694D" w:rsidRDefault="00CD694D" w:rsidP="002F7956">
      <w:pPr>
        <w:bidi/>
        <w:spacing w:after="60"/>
        <w:ind w:left="360"/>
        <w:jc w:val="both"/>
        <w:rPr>
          <w:rFonts w:cs="B Nazanin"/>
          <w:sz w:val="24"/>
          <w:szCs w:val="24"/>
          <w:rtl/>
        </w:rPr>
      </w:pPr>
    </w:p>
    <w:p w14:paraId="383496B6" w14:textId="77777777" w:rsidR="00CD694D" w:rsidRPr="00A3319B" w:rsidRDefault="00CD694D" w:rsidP="00CD694D">
      <w:pPr>
        <w:bidi/>
        <w:spacing w:after="60"/>
        <w:ind w:left="360"/>
        <w:jc w:val="both"/>
        <w:rPr>
          <w:rFonts w:cs="B Nazanin"/>
          <w:b/>
          <w:bCs/>
          <w:sz w:val="24"/>
          <w:szCs w:val="24"/>
        </w:rPr>
      </w:pPr>
      <w:r w:rsidRPr="00A3319B">
        <w:rPr>
          <w:rFonts w:cs="B Nazanin"/>
          <w:b/>
          <w:bCs/>
          <w:sz w:val="24"/>
          <w:szCs w:val="24"/>
          <w:rtl/>
        </w:rPr>
        <w:t>اکوسیستم همراه اول</w:t>
      </w:r>
    </w:p>
    <w:p w14:paraId="5486A30D" w14:textId="77777777" w:rsidR="00CD694D" w:rsidRPr="00CD694D" w:rsidRDefault="00CD694D" w:rsidP="00CD694D">
      <w:pPr>
        <w:bidi/>
        <w:spacing w:after="60"/>
        <w:ind w:left="360"/>
        <w:jc w:val="both"/>
        <w:rPr>
          <w:rFonts w:cs="B Nazanin"/>
          <w:sz w:val="24"/>
          <w:szCs w:val="24"/>
        </w:rPr>
      </w:pPr>
      <w:r w:rsidRPr="00CD694D">
        <w:rPr>
          <w:rFonts w:cs="B Nazanin"/>
          <w:sz w:val="24"/>
          <w:szCs w:val="24"/>
          <w:rtl/>
        </w:rPr>
        <w:t>همراه اول با تکیه بر مجموعه‌ای از شرکت‌ها و کسب‌وکارهای تخصصی، زنجیره‌ای از خدمات ارتباطی، دیجیتال، فناوری و مالی را توسعه داده است</w:t>
      </w:r>
      <w:r w:rsidRPr="00CD694D">
        <w:rPr>
          <w:rFonts w:cs="B Nazanin"/>
          <w:sz w:val="24"/>
          <w:szCs w:val="24"/>
        </w:rPr>
        <w:t>.</w:t>
      </w:r>
    </w:p>
    <w:p w14:paraId="4C2A08E2" w14:textId="77777777" w:rsidR="00CD694D" w:rsidRPr="00CD694D" w:rsidRDefault="00CD694D" w:rsidP="00CD694D">
      <w:pPr>
        <w:bidi/>
        <w:spacing w:after="60"/>
        <w:ind w:left="360"/>
        <w:jc w:val="both"/>
        <w:rPr>
          <w:rFonts w:cs="B Nazanin"/>
          <w:sz w:val="24"/>
          <w:szCs w:val="24"/>
        </w:rPr>
      </w:pPr>
      <w:r w:rsidRPr="00CD694D">
        <w:rPr>
          <w:rFonts w:cs="B Nazanin"/>
          <w:sz w:val="24"/>
          <w:szCs w:val="24"/>
          <w:rtl/>
        </w:rPr>
        <w:t>شرکت‌های کلیدی این اکوسیستم</w:t>
      </w:r>
      <w:r w:rsidRPr="00CD694D">
        <w:rPr>
          <w:rFonts w:cs="B Nazanin"/>
          <w:sz w:val="24"/>
          <w:szCs w:val="24"/>
        </w:rPr>
        <w:t>:</w:t>
      </w:r>
    </w:p>
    <w:p w14:paraId="03A393CE" w14:textId="77777777" w:rsidR="00CD694D" w:rsidRPr="00CD694D" w:rsidRDefault="00CD694D" w:rsidP="00CD694D">
      <w:pPr>
        <w:numPr>
          <w:ilvl w:val="0"/>
          <w:numId w:val="20"/>
        </w:numPr>
        <w:bidi/>
        <w:spacing w:after="60"/>
        <w:jc w:val="both"/>
        <w:rPr>
          <w:rFonts w:cs="B Nazanin"/>
          <w:sz w:val="24"/>
          <w:szCs w:val="24"/>
        </w:rPr>
      </w:pPr>
      <w:r w:rsidRPr="00CD694D">
        <w:rPr>
          <w:rFonts w:cs="B Nazanin"/>
          <w:sz w:val="24"/>
          <w:szCs w:val="24"/>
          <w:rtl/>
        </w:rPr>
        <w:t>همراه کسب‌وکارهای هوشمند</w:t>
      </w:r>
      <w:r w:rsidRPr="00CD694D">
        <w:rPr>
          <w:rFonts w:cs="B Nazanin"/>
          <w:sz w:val="24"/>
          <w:szCs w:val="24"/>
        </w:rPr>
        <w:t xml:space="preserve"> (EBCOM)</w:t>
      </w:r>
    </w:p>
    <w:p w14:paraId="356A072D" w14:textId="77777777" w:rsidR="00CD694D" w:rsidRPr="00CD694D" w:rsidRDefault="00CD694D" w:rsidP="00CD694D">
      <w:pPr>
        <w:numPr>
          <w:ilvl w:val="0"/>
          <w:numId w:val="20"/>
        </w:numPr>
        <w:bidi/>
        <w:spacing w:after="60"/>
        <w:jc w:val="both"/>
        <w:rPr>
          <w:rFonts w:cs="B Nazanin"/>
          <w:sz w:val="24"/>
          <w:szCs w:val="24"/>
        </w:rPr>
      </w:pPr>
      <w:r w:rsidRPr="00CD694D">
        <w:rPr>
          <w:rFonts w:cs="B Nazanin"/>
          <w:sz w:val="24"/>
          <w:szCs w:val="24"/>
          <w:rtl/>
        </w:rPr>
        <w:t>نقش اول کیفیت</w:t>
      </w:r>
    </w:p>
    <w:p w14:paraId="46ABE275" w14:textId="77777777" w:rsidR="00CD694D" w:rsidRPr="00CD694D" w:rsidRDefault="00CD694D" w:rsidP="00CD694D">
      <w:pPr>
        <w:numPr>
          <w:ilvl w:val="0"/>
          <w:numId w:val="20"/>
        </w:numPr>
        <w:bidi/>
        <w:spacing w:after="60"/>
        <w:jc w:val="both"/>
        <w:rPr>
          <w:rFonts w:cs="B Nazanin"/>
          <w:sz w:val="24"/>
          <w:szCs w:val="24"/>
        </w:rPr>
      </w:pPr>
      <w:r w:rsidRPr="00CD694D">
        <w:rPr>
          <w:rFonts w:cs="B Nazanin"/>
          <w:sz w:val="24"/>
          <w:szCs w:val="24"/>
          <w:rtl/>
        </w:rPr>
        <w:t>مبین‌نت</w:t>
      </w:r>
    </w:p>
    <w:p w14:paraId="4B1B8FAD" w14:textId="77777777" w:rsidR="00CD694D" w:rsidRPr="00CD694D" w:rsidRDefault="00CD694D" w:rsidP="00CD694D">
      <w:pPr>
        <w:numPr>
          <w:ilvl w:val="0"/>
          <w:numId w:val="20"/>
        </w:numPr>
        <w:bidi/>
        <w:spacing w:after="60"/>
        <w:jc w:val="both"/>
        <w:rPr>
          <w:rFonts w:cs="B Nazanin"/>
          <w:sz w:val="24"/>
          <w:szCs w:val="24"/>
        </w:rPr>
      </w:pPr>
      <w:r w:rsidRPr="00CD694D">
        <w:rPr>
          <w:rFonts w:cs="B Nazanin"/>
          <w:sz w:val="24"/>
          <w:szCs w:val="24"/>
          <w:rtl/>
        </w:rPr>
        <w:t>ستاره اول</w:t>
      </w:r>
    </w:p>
    <w:p w14:paraId="7B63AC45" w14:textId="121069DA" w:rsidR="00CD694D" w:rsidRDefault="00CD694D" w:rsidP="00CD694D">
      <w:pPr>
        <w:numPr>
          <w:ilvl w:val="0"/>
          <w:numId w:val="20"/>
        </w:numPr>
        <w:bidi/>
        <w:spacing w:after="60"/>
        <w:jc w:val="both"/>
        <w:rPr>
          <w:rFonts w:cs="B Nazanin"/>
          <w:sz w:val="24"/>
          <w:szCs w:val="24"/>
        </w:rPr>
      </w:pPr>
      <w:r>
        <w:rPr>
          <w:rFonts w:cs="B Nazanin" w:hint="cs"/>
          <w:sz w:val="24"/>
          <w:szCs w:val="24"/>
          <w:rtl/>
        </w:rPr>
        <w:t>روبیکا</w:t>
      </w:r>
    </w:p>
    <w:p w14:paraId="5ACC25D8" w14:textId="3497D2EA" w:rsidR="00CD694D" w:rsidRDefault="00CD694D" w:rsidP="00CD694D">
      <w:pPr>
        <w:numPr>
          <w:ilvl w:val="0"/>
          <w:numId w:val="20"/>
        </w:numPr>
        <w:bidi/>
        <w:spacing w:after="60"/>
        <w:jc w:val="both"/>
        <w:rPr>
          <w:rFonts w:cs="B Nazanin"/>
          <w:sz w:val="24"/>
          <w:szCs w:val="24"/>
        </w:rPr>
      </w:pPr>
      <w:r>
        <w:rPr>
          <w:rFonts w:cs="B Nazanin" w:hint="cs"/>
          <w:sz w:val="24"/>
          <w:szCs w:val="24"/>
          <w:rtl/>
        </w:rPr>
        <w:t>توسعه نور دنا</w:t>
      </w:r>
    </w:p>
    <w:p w14:paraId="2402E35F" w14:textId="25540700" w:rsidR="00CD694D" w:rsidRDefault="00CD694D" w:rsidP="00CD694D">
      <w:pPr>
        <w:numPr>
          <w:ilvl w:val="0"/>
          <w:numId w:val="20"/>
        </w:numPr>
        <w:bidi/>
        <w:spacing w:after="60"/>
        <w:jc w:val="both"/>
        <w:rPr>
          <w:rFonts w:cs="B Nazanin"/>
          <w:sz w:val="24"/>
          <w:szCs w:val="24"/>
        </w:rPr>
      </w:pPr>
      <w:r>
        <w:rPr>
          <w:rFonts w:cs="B Nazanin" w:hint="cs"/>
          <w:sz w:val="24"/>
          <w:szCs w:val="24"/>
          <w:rtl/>
        </w:rPr>
        <w:t>حرکت اول</w:t>
      </w:r>
    </w:p>
    <w:p w14:paraId="62F11A4D" w14:textId="3DE448F5" w:rsidR="00CD694D" w:rsidRDefault="00CD694D" w:rsidP="00CD694D">
      <w:pPr>
        <w:numPr>
          <w:ilvl w:val="0"/>
          <w:numId w:val="20"/>
        </w:numPr>
        <w:bidi/>
        <w:spacing w:after="60"/>
        <w:jc w:val="both"/>
        <w:rPr>
          <w:rFonts w:cs="B Nazanin"/>
          <w:sz w:val="24"/>
          <w:szCs w:val="24"/>
        </w:rPr>
      </w:pPr>
      <w:r>
        <w:rPr>
          <w:rFonts w:cs="B Nazanin" w:hint="cs"/>
          <w:sz w:val="24"/>
          <w:szCs w:val="24"/>
          <w:rtl/>
        </w:rPr>
        <w:t>آرمان</w:t>
      </w:r>
    </w:p>
    <w:p w14:paraId="2F077E42" w14:textId="1AF2C02F" w:rsidR="00CD694D" w:rsidRDefault="00CD694D" w:rsidP="00CD694D">
      <w:pPr>
        <w:numPr>
          <w:ilvl w:val="0"/>
          <w:numId w:val="20"/>
        </w:numPr>
        <w:bidi/>
        <w:spacing w:after="60"/>
        <w:jc w:val="both"/>
        <w:rPr>
          <w:rFonts w:cs="B Nazanin"/>
          <w:sz w:val="24"/>
          <w:szCs w:val="24"/>
        </w:rPr>
      </w:pPr>
      <w:r>
        <w:rPr>
          <w:rFonts w:cs="B Nazanin" w:hint="cs"/>
          <w:sz w:val="24"/>
          <w:szCs w:val="24"/>
          <w:rtl/>
        </w:rPr>
        <w:t>جیرینگ</w:t>
      </w:r>
    </w:p>
    <w:p w14:paraId="00D1EDC7" w14:textId="31315FAE" w:rsidR="00CD694D" w:rsidRDefault="00CD694D" w:rsidP="00CD694D">
      <w:pPr>
        <w:numPr>
          <w:ilvl w:val="0"/>
          <w:numId w:val="20"/>
        </w:numPr>
        <w:bidi/>
        <w:spacing w:after="60"/>
        <w:jc w:val="both"/>
        <w:rPr>
          <w:rFonts w:cs="B Nazanin"/>
          <w:sz w:val="24"/>
          <w:szCs w:val="24"/>
        </w:rPr>
      </w:pPr>
      <w:r>
        <w:rPr>
          <w:rFonts w:cs="B Nazanin" w:hint="cs"/>
          <w:sz w:val="24"/>
          <w:szCs w:val="24"/>
          <w:rtl/>
        </w:rPr>
        <w:t>بهسا</w:t>
      </w:r>
    </w:p>
    <w:p w14:paraId="1D6C1B97" w14:textId="21A5950E" w:rsidR="005425F0" w:rsidRDefault="005425F0" w:rsidP="005425F0">
      <w:pPr>
        <w:numPr>
          <w:ilvl w:val="0"/>
          <w:numId w:val="20"/>
        </w:numPr>
        <w:bidi/>
        <w:spacing w:after="60"/>
        <w:jc w:val="both"/>
        <w:rPr>
          <w:rFonts w:cs="B Nazanin"/>
          <w:sz w:val="24"/>
          <w:szCs w:val="24"/>
        </w:rPr>
      </w:pPr>
      <w:r>
        <w:rPr>
          <w:rFonts w:cs="B Nazanin" w:hint="cs"/>
          <w:sz w:val="24"/>
          <w:szCs w:val="24"/>
          <w:rtl/>
        </w:rPr>
        <w:t>پارسا شریف</w:t>
      </w:r>
    </w:p>
    <w:p w14:paraId="3C0A8D7D" w14:textId="1CDD647D" w:rsidR="00CD694D" w:rsidRDefault="005425F0" w:rsidP="005425F0">
      <w:pPr>
        <w:numPr>
          <w:ilvl w:val="0"/>
          <w:numId w:val="20"/>
        </w:numPr>
        <w:bidi/>
        <w:spacing w:after="60"/>
        <w:jc w:val="both"/>
        <w:rPr>
          <w:rFonts w:cs="B Nazanin"/>
          <w:sz w:val="24"/>
          <w:szCs w:val="24"/>
        </w:rPr>
      </w:pPr>
      <w:r>
        <w:rPr>
          <w:rFonts w:cs="B Nazanin" w:hint="cs"/>
          <w:sz w:val="24"/>
          <w:szCs w:val="24"/>
          <w:rtl/>
        </w:rPr>
        <w:t>افرانت</w:t>
      </w:r>
    </w:p>
    <w:p w14:paraId="2C8CAED9" w14:textId="77777777" w:rsidR="008D58F1" w:rsidRDefault="008D58F1" w:rsidP="008D58F1">
      <w:pPr>
        <w:bidi/>
        <w:spacing w:after="60"/>
        <w:jc w:val="both"/>
        <w:rPr>
          <w:rFonts w:cs="B Nazanin"/>
          <w:sz w:val="24"/>
          <w:szCs w:val="24"/>
        </w:rPr>
      </w:pPr>
    </w:p>
    <w:p w14:paraId="5C869E6D" w14:textId="77777777" w:rsidR="008D58F1" w:rsidRPr="005425F0" w:rsidRDefault="008D58F1" w:rsidP="008D58F1">
      <w:pPr>
        <w:bidi/>
        <w:spacing w:after="60"/>
        <w:jc w:val="both"/>
        <w:rPr>
          <w:rFonts w:cs="B Nazanin"/>
          <w:sz w:val="24"/>
          <w:szCs w:val="24"/>
          <w:rtl/>
        </w:rPr>
      </w:pPr>
    </w:p>
    <w:p w14:paraId="246A7D31" w14:textId="77777777" w:rsidR="005425F0" w:rsidRPr="00E979D8" w:rsidRDefault="005425F0" w:rsidP="00CD694D">
      <w:pPr>
        <w:bidi/>
        <w:spacing w:after="60"/>
        <w:ind w:left="360"/>
        <w:jc w:val="both"/>
        <w:rPr>
          <w:rFonts w:cs="B Nazanin"/>
          <w:b/>
          <w:bCs/>
          <w:sz w:val="24"/>
          <w:szCs w:val="24"/>
          <w:rtl/>
        </w:rPr>
      </w:pPr>
      <w:r w:rsidRPr="00E979D8">
        <w:rPr>
          <w:rFonts w:cs="B Nazanin" w:hint="cs"/>
          <w:b/>
          <w:bCs/>
          <w:sz w:val="24"/>
          <w:szCs w:val="24"/>
          <w:rtl/>
        </w:rPr>
        <w:t>سرویس‌های دیجیتال شرکت همراه اول</w:t>
      </w:r>
    </w:p>
    <w:p w14:paraId="1EAC59F6" w14:textId="08C7937D" w:rsidR="005425F0" w:rsidRDefault="005425F0" w:rsidP="005425F0">
      <w:pPr>
        <w:bidi/>
        <w:spacing w:after="60"/>
        <w:ind w:left="360"/>
        <w:jc w:val="both"/>
        <w:rPr>
          <w:rFonts w:cs="B Nazanin"/>
          <w:sz w:val="24"/>
          <w:szCs w:val="24"/>
          <w:rtl/>
        </w:rPr>
      </w:pPr>
      <w:r>
        <w:rPr>
          <w:rFonts w:cs="B Nazanin" w:hint="cs"/>
          <w:sz w:val="24"/>
          <w:szCs w:val="24"/>
          <w:rtl/>
        </w:rPr>
        <w:t xml:space="preserve">اوانو، ستاره‌ یک، ذره‌بین، همراه من، شاد، بومینو، روبیکا  </w:t>
      </w:r>
    </w:p>
    <w:p w14:paraId="162FEC1F" w14:textId="77777777" w:rsidR="005425F0" w:rsidRDefault="005425F0" w:rsidP="005425F0">
      <w:pPr>
        <w:bidi/>
        <w:spacing w:after="60"/>
        <w:ind w:left="360"/>
        <w:jc w:val="both"/>
        <w:rPr>
          <w:rFonts w:cs="B Nazanin"/>
          <w:sz w:val="24"/>
          <w:szCs w:val="24"/>
        </w:rPr>
      </w:pPr>
    </w:p>
    <w:p w14:paraId="36A77D3A" w14:textId="77777777" w:rsidR="008D58F1" w:rsidRDefault="008D58F1" w:rsidP="008D58F1">
      <w:pPr>
        <w:bidi/>
        <w:spacing w:after="60"/>
        <w:ind w:left="360"/>
        <w:jc w:val="both"/>
        <w:rPr>
          <w:rFonts w:cs="B Nazanin"/>
          <w:sz w:val="24"/>
          <w:szCs w:val="24"/>
        </w:rPr>
      </w:pPr>
    </w:p>
    <w:p w14:paraId="780CA607" w14:textId="77777777" w:rsidR="008D58F1" w:rsidRDefault="008D58F1" w:rsidP="008D58F1">
      <w:pPr>
        <w:bidi/>
        <w:spacing w:after="60"/>
        <w:ind w:left="360"/>
        <w:jc w:val="both"/>
        <w:rPr>
          <w:rFonts w:cs="B Nazanin"/>
          <w:sz w:val="24"/>
          <w:szCs w:val="24"/>
        </w:rPr>
      </w:pPr>
    </w:p>
    <w:p w14:paraId="78EF72E4" w14:textId="77777777" w:rsidR="008D58F1" w:rsidRPr="008565A7" w:rsidRDefault="008D58F1" w:rsidP="008D58F1">
      <w:pPr>
        <w:bidi/>
        <w:spacing w:after="60"/>
        <w:ind w:left="360"/>
        <w:jc w:val="both"/>
        <w:rPr>
          <w:rFonts w:cs="B Nazanin"/>
          <w:sz w:val="24"/>
          <w:szCs w:val="24"/>
          <w:rtl/>
        </w:rPr>
      </w:pPr>
    </w:p>
    <w:p w14:paraId="522F272C" w14:textId="02AD0774" w:rsidR="008565A7" w:rsidRPr="008565A7" w:rsidRDefault="008565A7" w:rsidP="008565A7">
      <w:pPr>
        <w:bidi/>
        <w:spacing w:after="60"/>
        <w:ind w:left="360"/>
        <w:jc w:val="both"/>
        <w:rPr>
          <w:rFonts w:cs="B Nazanin"/>
          <w:b/>
          <w:bCs/>
          <w:sz w:val="24"/>
          <w:szCs w:val="24"/>
        </w:rPr>
      </w:pPr>
      <w:r w:rsidRPr="008565A7">
        <w:rPr>
          <w:rFonts w:cs="B Nazanin"/>
          <w:b/>
          <w:bCs/>
          <w:sz w:val="24"/>
          <w:szCs w:val="24"/>
          <w:rtl/>
        </w:rPr>
        <w:lastRenderedPageBreak/>
        <w:t>درباره</w:t>
      </w:r>
      <w:r w:rsidRPr="008565A7">
        <w:rPr>
          <w:rFonts w:cs="B Nazanin"/>
          <w:b/>
          <w:bCs/>
          <w:sz w:val="24"/>
          <w:szCs w:val="24"/>
        </w:rPr>
        <w:t xml:space="preserve"> </w:t>
      </w:r>
      <w:r w:rsidRPr="008565A7">
        <w:rPr>
          <w:rFonts w:cs="B Nazanin" w:hint="cs"/>
          <w:b/>
          <w:bCs/>
          <w:sz w:val="24"/>
          <w:szCs w:val="24"/>
          <w:rtl/>
        </w:rPr>
        <w:t xml:space="preserve"> </w:t>
      </w:r>
      <w:r w:rsidRPr="008565A7">
        <w:rPr>
          <w:rFonts w:cs="B Nazanin"/>
          <w:b/>
          <w:bCs/>
          <w:sz w:val="24"/>
          <w:szCs w:val="24"/>
        </w:rPr>
        <w:t>EBCOM</w:t>
      </w:r>
      <w:r w:rsidRPr="008565A7">
        <w:rPr>
          <w:rFonts w:cs="B Nazanin" w:hint="cs"/>
          <w:b/>
          <w:bCs/>
          <w:sz w:val="24"/>
          <w:szCs w:val="24"/>
          <w:rtl/>
        </w:rPr>
        <w:t xml:space="preserve"> </w:t>
      </w:r>
    </w:p>
    <w:p w14:paraId="74588198" w14:textId="77777777" w:rsidR="008565A7" w:rsidRPr="008565A7" w:rsidRDefault="008565A7" w:rsidP="008565A7">
      <w:pPr>
        <w:pStyle w:val="ListParagraph"/>
        <w:bidi/>
        <w:spacing w:after="60"/>
        <w:jc w:val="both"/>
        <w:rPr>
          <w:rFonts w:cs="B Nazanin"/>
          <w:sz w:val="24"/>
          <w:szCs w:val="24"/>
        </w:rPr>
      </w:pPr>
      <w:r w:rsidRPr="008565A7">
        <w:rPr>
          <w:rFonts w:cs="B Nazanin"/>
          <w:sz w:val="24"/>
          <w:szCs w:val="24"/>
          <w:rtl/>
        </w:rPr>
        <w:t>شرکت همراه کسب‌وکارهای هوشمند</w:t>
      </w:r>
      <w:r w:rsidRPr="008565A7">
        <w:rPr>
          <w:rFonts w:cs="B Nazanin"/>
          <w:sz w:val="24"/>
          <w:szCs w:val="24"/>
        </w:rPr>
        <w:t xml:space="preserve"> (EBCOM)</w:t>
      </w:r>
      <w:r w:rsidRPr="008565A7">
        <w:rPr>
          <w:rFonts w:cs="B Nazanin"/>
          <w:sz w:val="24"/>
          <w:szCs w:val="24"/>
          <w:rtl/>
        </w:rPr>
        <w:t>، به‌عنوان بازوی فین‌تک همراه اول، با هدف توسعه اقتصاد دیجیتال و خلق ارزش از طریق راهکارهای نوآورانه در حوزه خدمات مالی، پرداخت و اعتبار فعالیت می‌کند</w:t>
      </w:r>
      <w:r w:rsidRPr="008565A7">
        <w:rPr>
          <w:rFonts w:cs="B Nazanin"/>
          <w:sz w:val="24"/>
          <w:szCs w:val="24"/>
        </w:rPr>
        <w:t>.</w:t>
      </w:r>
    </w:p>
    <w:p w14:paraId="5CD249F8" w14:textId="1FE3A890" w:rsidR="0059305A" w:rsidRPr="008D58F1" w:rsidRDefault="008565A7" w:rsidP="008D58F1">
      <w:pPr>
        <w:bidi/>
        <w:spacing w:after="60"/>
        <w:jc w:val="both"/>
        <w:rPr>
          <w:rFonts w:cs="B Nazanin"/>
          <w:sz w:val="24"/>
          <w:szCs w:val="24"/>
          <w:rtl/>
        </w:rPr>
      </w:pPr>
      <w:proofErr w:type="gramStart"/>
      <w:r w:rsidRPr="008D58F1">
        <w:rPr>
          <w:rFonts w:cs="B Nazanin"/>
          <w:sz w:val="24"/>
          <w:szCs w:val="24"/>
        </w:rPr>
        <w:t>EBCOM</w:t>
      </w:r>
      <w:r w:rsidRPr="008D58F1">
        <w:rPr>
          <w:rFonts w:cs="B Nazanin" w:hint="cs"/>
          <w:sz w:val="24"/>
          <w:szCs w:val="24"/>
          <w:rtl/>
        </w:rPr>
        <w:t xml:space="preserve"> </w:t>
      </w:r>
      <w:r w:rsidRPr="008D58F1">
        <w:rPr>
          <w:rFonts w:cs="B Nazanin"/>
          <w:sz w:val="24"/>
          <w:szCs w:val="24"/>
        </w:rPr>
        <w:t xml:space="preserve"> </w:t>
      </w:r>
      <w:r w:rsidRPr="008D58F1">
        <w:rPr>
          <w:rFonts w:cs="B Nazanin"/>
          <w:sz w:val="24"/>
          <w:szCs w:val="24"/>
          <w:rtl/>
        </w:rPr>
        <w:t>با</w:t>
      </w:r>
      <w:proofErr w:type="gramEnd"/>
      <w:r w:rsidRPr="008D58F1">
        <w:rPr>
          <w:rFonts w:cs="B Nazanin"/>
          <w:sz w:val="24"/>
          <w:szCs w:val="24"/>
          <w:rtl/>
        </w:rPr>
        <w:t xml:space="preserve"> بهره‌گیری از ظرفیت‌های اکوسیستم همراه اول، مجموعه‌ای از محصولات و خدمات مالی و دیجیتال را برای کاربران، کسب‌وکارها و سازمان‌ها توسعه داده و تجاری‌سازی کرده است</w:t>
      </w:r>
      <w:r w:rsidRPr="008D58F1">
        <w:rPr>
          <w:rFonts w:cs="B Nazanin"/>
          <w:sz w:val="24"/>
          <w:szCs w:val="24"/>
        </w:rPr>
        <w:t>.</w:t>
      </w:r>
    </w:p>
    <w:p w14:paraId="3B31900C" w14:textId="77777777" w:rsidR="00782C95" w:rsidRDefault="00782C95" w:rsidP="00782C95">
      <w:pPr>
        <w:pStyle w:val="ListParagraph"/>
        <w:bidi/>
        <w:spacing w:after="60"/>
        <w:jc w:val="both"/>
        <w:rPr>
          <w:rFonts w:cs="B Nazanin"/>
          <w:sz w:val="24"/>
          <w:szCs w:val="24"/>
          <w:highlight w:val="yellow"/>
          <w:rtl/>
        </w:rPr>
      </w:pPr>
    </w:p>
    <w:p w14:paraId="3F66F9CC" w14:textId="77777777" w:rsidR="00782C95" w:rsidRPr="00B35DE3" w:rsidRDefault="00782C95" w:rsidP="00782C95">
      <w:pPr>
        <w:pStyle w:val="ListParagraph"/>
        <w:bidi/>
        <w:spacing w:after="60"/>
        <w:jc w:val="both"/>
        <w:rPr>
          <w:rFonts w:cs="B Nazanin"/>
          <w:b/>
          <w:bCs/>
          <w:sz w:val="24"/>
          <w:szCs w:val="24"/>
        </w:rPr>
      </w:pPr>
      <w:r w:rsidRPr="00B35DE3">
        <w:rPr>
          <w:rFonts w:cs="B Nazanin"/>
          <w:b/>
          <w:bCs/>
          <w:sz w:val="24"/>
          <w:szCs w:val="24"/>
          <w:rtl/>
        </w:rPr>
        <w:t>اوانو؛ پلتفرم استراتژ</w:t>
      </w:r>
      <w:r w:rsidRPr="00B35DE3">
        <w:rPr>
          <w:rFonts w:cs="B Nazanin" w:hint="cs"/>
          <w:b/>
          <w:bCs/>
          <w:sz w:val="24"/>
          <w:szCs w:val="24"/>
          <w:rtl/>
        </w:rPr>
        <w:t>یک</w:t>
      </w:r>
      <w:r w:rsidRPr="00B35DE3">
        <w:rPr>
          <w:rFonts w:cs="B Nazanin"/>
          <w:b/>
          <w:bCs/>
          <w:sz w:val="24"/>
          <w:szCs w:val="24"/>
          <w:rtl/>
        </w:rPr>
        <w:t xml:space="preserve"> </w:t>
      </w:r>
      <w:r w:rsidRPr="00B35DE3">
        <w:rPr>
          <w:rFonts w:cs="B Nazanin"/>
          <w:b/>
          <w:bCs/>
          <w:sz w:val="24"/>
          <w:szCs w:val="24"/>
        </w:rPr>
        <w:t>EBCOM</w:t>
      </w:r>
    </w:p>
    <w:p w14:paraId="6C89E152" w14:textId="77777777" w:rsidR="00782C95" w:rsidRPr="00782C95" w:rsidRDefault="00782C95" w:rsidP="00782C95">
      <w:pPr>
        <w:pStyle w:val="ListParagraph"/>
        <w:bidi/>
        <w:spacing w:after="60"/>
        <w:jc w:val="both"/>
        <w:rPr>
          <w:rFonts w:cs="B Nazanin"/>
          <w:sz w:val="24"/>
          <w:szCs w:val="24"/>
        </w:rPr>
      </w:pPr>
    </w:p>
    <w:p w14:paraId="19A17E1A" w14:textId="0095FB4F" w:rsidR="00782C95" w:rsidRDefault="00782C95" w:rsidP="00782C95">
      <w:pPr>
        <w:pStyle w:val="ListParagraph"/>
        <w:bidi/>
        <w:spacing w:after="60"/>
        <w:jc w:val="both"/>
        <w:rPr>
          <w:rFonts w:cs="B Nazanin"/>
          <w:sz w:val="24"/>
          <w:szCs w:val="24"/>
          <w:rtl/>
        </w:rPr>
      </w:pPr>
      <w:r w:rsidRPr="00782C95">
        <w:rPr>
          <w:rFonts w:cs="B Nazanin" w:hint="cs"/>
          <w:sz w:val="24"/>
          <w:szCs w:val="24"/>
          <w:rtl/>
        </w:rPr>
        <w:t>پلتفرمی</w:t>
      </w:r>
      <w:r w:rsidRPr="00782C95">
        <w:rPr>
          <w:rFonts w:cs="B Nazanin"/>
          <w:sz w:val="24"/>
          <w:szCs w:val="24"/>
          <w:rtl/>
        </w:rPr>
        <w:t xml:space="preserve"> </w:t>
      </w:r>
      <w:r w:rsidRPr="00782C95">
        <w:rPr>
          <w:rFonts w:cs="B Nazanin" w:hint="cs"/>
          <w:sz w:val="24"/>
          <w:szCs w:val="24"/>
          <w:rtl/>
        </w:rPr>
        <w:t>یکپارچه</w:t>
      </w:r>
      <w:r w:rsidRPr="00782C95">
        <w:rPr>
          <w:rFonts w:cs="B Nazanin"/>
          <w:sz w:val="24"/>
          <w:szCs w:val="24"/>
          <w:rtl/>
        </w:rPr>
        <w:t xml:space="preserve"> برا</w:t>
      </w:r>
      <w:r w:rsidRPr="00782C95">
        <w:rPr>
          <w:rFonts w:cs="B Nazanin" w:hint="cs"/>
          <w:sz w:val="24"/>
          <w:szCs w:val="24"/>
          <w:rtl/>
        </w:rPr>
        <w:t>ی</w:t>
      </w:r>
      <w:r w:rsidRPr="00782C95">
        <w:rPr>
          <w:rFonts w:cs="B Nazanin"/>
          <w:sz w:val="24"/>
          <w:szCs w:val="24"/>
          <w:rtl/>
        </w:rPr>
        <w:t xml:space="preserve"> ارائه خدمات د</w:t>
      </w:r>
      <w:r w:rsidRPr="00782C95">
        <w:rPr>
          <w:rFonts w:cs="B Nazanin" w:hint="cs"/>
          <w:sz w:val="24"/>
          <w:szCs w:val="24"/>
          <w:rtl/>
        </w:rPr>
        <w:t>یجیتال</w:t>
      </w:r>
      <w:r w:rsidRPr="00782C95">
        <w:rPr>
          <w:rFonts w:cs="B Nazanin"/>
          <w:sz w:val="24"/>
          <w:szCs w:val="24"/>
          <w:rtl/>
        </w:rPr>
        <w:t xml:space="preserve"> و خلق تجربه‌ا</w:t>
      </w:r>
      <w:r w:rsidRPr="00782C95">
        <w:rPr>
          <w:rFonts w:cs="B Nazanin" w:hint="cs"/>
          <w:sz w:val="24"/>
          <w:szCs w:val="24"/>
          <w:rtl/>
        </w:rPr>
        <w:t>ی</w:t>
      </w:r>
      <w:r w:rsidRPr="00782C95">
        <w:rPr>
          <w:rFonts w:cs="B Nazanin"/>
          <w:sz w:val="24"/>
          <w:szCs w:val="24"/>
          <w:rtl/>
        </w:rPr>
        <w:t xml:space="preserve"> متفاوت از زندگ</w:t>
      </w:r>
      <w:r w:rsidRPr="00782C95">
        <w:rPr>
          <w:rFonts w:cs="B Nazanin" w:hint="cs"/>
          <w:sz w:val="24"/>
          <w:szCs w:val="24"/>
          <w:rtl/>
        </w:rPr>
        <w:t>ی</w:t>
      </w:r>
      <w:r w:rsidRPr="00782C95">
        <w:rPr>
          <w:rFonts w:cs="B Nazanin"/>
          <w:sz w:val="24"/>
          <w:szCs w:val="24"/>
          <w:rtl/>
        </w:rPr>
        <w:t xml:space="preserve"> د</w:t>
      </w:r>
      <w:r w:rsidRPr="00782C95">
        <w:rPr>
          <w:rFonts w:cs="B Nazanin" w:hint="cs"/>
          <w:sz w:val="24"/>
          <w:szCs w:val="24"/>
          <w:rtl/>
        </w:rPr>
        <w:t>یجیتال،</w:t>
      </w:r>
      <w:r w:rsidRPr="00782C95">
        <w:rPr>
          <w:rFonts w:cs="B Nazanin"/>
          <w:sz w:val="24"/>
          <w:szCs w:val="24"/>
          <w:rtl/>
        </w:rPr>
        <w:t xml:space="preserve"> قابل استفاده برا</w:t>
      </w:r>
      <w:r w:rsidRPr="00782C95">
        <w:rPr>
          <w:rFonts w:cs="B Nazanin" w:hint="cs"/>
          <w:sz w:val="24"/>
          <w:szCs w:val="24"/>
          <w:rtl/>
        </w:rPr>
        <w:t>ی</w:t>
      </w:r>
      <w:r w:rsidRPr="00782C95">
        <w:rPr>
          <w:rFonts w:cs="B Nazanin"/>
          <w:sz w:val="24"/>
          <w:szCs w:val="24"/>
          <w:rtl/>
        </w:rPr>
        <w:t xml:space="preserve"> کاربران تمام</w:t>
      </w:r>
      <w:r w:rsidRPr="00782C95">
        <w:rPr>
          <w:rFonts w:cs="B Nazanin" w:hint="cs"/>
          <w:sz w:val="24"/>
          <w:szCs w:val="24"/>
          <w:rtl/>
        </w:rPr>
        <w:t>ی</w:t>
      </w:r>
      <w:r w:rsidRPr="00782C95">
        <w:rPr>
          <w:rFonts w:cs="B Nazanin"/>
          <w:sz w:val="24"/>
          <w:szCs w:val="24"/>
          <w:rtl/>
        </w:rPr>
        <w:t xml:space="preserve"> اپراتورها.</w:t>
      </w:r>
    </w:p>
    <w:p w14:paraId="2F8A0AAB" w14:textId="77777777" w:rsidR="00A47B9D" w:rsidRDefault="00A47B9D" w:rsidP="00A47B9D">
      <w:pPr>
        <w:pStyle w:val="ListParagraph"/>
        <w:bidi/>
        <w:spacing w:after="60"/>
        <w:jc w:val="both"/>
        <w:rPr>
          <w:rFonts w:cs="B Nazanin"/>
          <w:sz w:val="24"/>
          <w:szCs w:val="24"/>
        </w:rPr>
      </w:pPr>
    </w:p>
    <w:p w14:paraId="352780E7" w14:textId="77777777" w:rsidR="00872119" w:rsidRDefault="00A47B9D" w:rsidP="00872119">
      <w:pPr>
        <w:pStyle w:val="ListParagraph"/>
        <w:bidi/>
        <w:spacing w:after="60"/>
        <w:jc w:val="both"/>
        <w:rPr>
          <w:rFonts w:cs="B Nazanin"/>
          <w:b/>
          <w:bCs/>
          <w:sz w:val="24"/>
          <w:szCs w:val="24"/>
          <w:lang w:bidi="fa-IR"/>
        </w:rPr>
      </w:pPr>
      <w:r w:rsidRPr="00B35DE3">
        <w:rPr>
          <w:rFonts w:cs="B Nazanin" w:hint="cs"/>
          <w:b/>
          <w:bCs/>
          <w:sz w:val="24"/>
          <w:szCs w:val="24"/>
          <w:rtl/>
          <w:lang w:bidi="fa-IR"/>
        </w:rPr>
        <w:t xml:space="preserve">خدمات اوانو در یک نگاه </w:t>
      </w:r>
    </w:p>
    <w:p w14:paraId="4788FB81" w14:textId="77777777" w:rsidR="00872119" w:rsidRPr="00872119" w:rsidRDefault="00872119" w:rsidP="00872119">
      <w:pPr>
        <w:pStyle w:val="ListParagraph"/>
        <w:widowControl w:val="0"/>
        <w:numPr>
          <w:ilvl w:val="0"/>
          <w:numId w:val="11"/>
        </w:numPr>
        <w:bidi/>
        <w:spacing w:after="0"/>
        <w:jc w:val="both"/>
        <w:rPr>
          <w:rFonts w:ascii="Calibri" w:eastAsia="Calibri" w:hAnsi="Calibri" w:cs="B Nazanin"/>
          <w:kern w:val="2"/>
          <w:szCs w:val="24"/>
          <w:highlight w:val="yellow"/>
          <w:lang w:bidi="fa-IR"/>
          <w14:ligatures w14:val="standardContextual"/>
          <w:rPrChange w:id="0" w:author="Zahra Zeinolabedini" w:date="2026-10-14T12:19:00Z">
            <w:rPr>
              <w:rFonts w:ascii="Calibri" w:eastAsia="Calibri" w:hAnsi="Calibri" w:cs="B Nazanin"/>
              <w:kern w:val="2"/>
              <w:szCs w:val="24"/>
              <w:lang w:bidi="fa-IR"/>
              <w14:ligatures w14:val="standardContextual"/>
            </w:rPr>
          </w:rPrChange>
        </w:rPr>
      </w:pPr>
      <w:commentRangeStart w:id="1"/>
      <w:r w:rsidRPr="00872119">
        <w:rPr>
          <w:rFonts w:cs="B Nazanin"/>
          <w:sz w:val="24"/>
          <w:szCs w:val="24"/>
          <w:highlight w:val="yellow"/>
          <w:rtl/>
          <w:lang w:bidi="fa-IR"/>
          <w:rPrChange w:id="2" w:author="Zahra Zeinolabedini" w:date="2026-10-14T12:19:00Z">
            <w:rPr>
              <w:rFonts w:cs="B Nazanin"/>
              <w:sz w:val="24"/>
              <w:szCs w:val="24"/>
              <w:rtl/>
              <w:lang w:bidi="fa-IR"/>
            </w:rPr>
          </w:rPrChange>
        </w:rPr>
        <w:t xml:space="preserve">حوزه </w:t>
      </w:r>
      <w:r w:rsidRPr="00872119">
        <w:rPr>
          <w:rFonts w:cs="B Nazanin" w:hint="cs"/>
          <w:sz w:val="24"/>
          <w:szCs w:val="24"/>
          <w:highlight w:val="yellow"/>
          <w:rtl/>
          <w:lang w:bidi="fa-IR"/>
          <w:rPrChange w:id="3" w:author="Zahra Zeinolabedini" w:date="2026-10-14T12:19:00Z">
            <w:rPr>
              <w:rFonts w:cs="B Nazanin" w:hint="cs"/>
              <w:sz w:val="24"/>
              <w:szCs w:val="24"/>
              <w:rtl/>
              <w:lang w:bidi="fa-IR"/>
            </w:rPr>
          </w:rPrChange>
        </w:rPr>
        <w:t>های</w:t>
      </w:r>
      <w:r w:rsidRPr="00872119">
        <w:rPr>
          <w:rFonts w:cs="B Nazanin"/>
          <w:sz w:val="24"/>
          <w:szCs w:val="24"/>
          <w:highlight w:val="yellow"/>
          <w:rtl/>
          <w:lang w:bidi="fa-IR"/>
          <w:rPrChange w:id="4" w:author="Zahra Zeinolabedini" w:date="2026-10-14T12:19:00Z">
            <w:rPr>
              <w:rFonts w:cs="B Nazanin"/>
              <w:sz w:val="24"/>
              <w:szCs w:val="24"/>
              <w:rtl/>
              <w:lang w:bidi="fa-IR"/>
            </w:rPr>
          </w:rPrChange>
        </w:rPr>
        <w:t xml:space="preserve"> خدمات (</w:t>
      </w:r>
      <w:r w:rsidRPr="00872119">
        <w:rPr>
          <w:rFonts w:ascii="Calibri" w:eastAsia="Calibri" w:hAnsi="Calibri" w:cs="B Nazanin" w:hint="eastAsia"/>
          <w:kern w:val="2"/>
          <w:szCs w:val="24"/>
          <w:highlight w:val="yellow"/>
          <w:rtl/>
          <w:lang w:bidi="fa-IR"/>
          <w14:ligatures w14:val="standardContextual"/>
          <w:rPrChange w:id="5" w:author="Zahra Zeinolabedini" w:date="2026-10-14T12:19:00Z">
            <w:rPr>
              <w:rFonts w:ascii="Calibri" w:eastAsia="Calibri" w:hAnsi="Calibri" w:cs="B Nazanin" w:hint="eastAsia"/>
              <w:kern w:val="2"/>
              <w:szCs w:val="24"/>
              <w:rtl/>
              <w:lang w:bidi="fa-IR"/>
              <w14:ligatures w14:val="standardContextual"/>
            </w:rPr>
          </w:rPrChange>
        </w:rPr>
        <w:t>خدمات</w:t>
      </w:r>
      <w:r w:rsidRPr="00872119">
        <w:rPr>
          <w:rFonts w:ascii="Calibri" w:eastAsia="Calibri" w:hAnsi="Calibri" w:cs="B Nazanin"/>
          <w:kern w:val="2"/>
          <w:szCs w:val="24"/>
          <w:highlight w:val="yellow"/>
          <w:rtl/>
          <w:lang w:bidi="fa-IR"/>
          <w14:ligatures w14:val="standardContextual"/>
          <w:rPrChange w:id="6" w:author="Zahra Zeinolabedini" w:date="2026-10-14T12:19:00Z">
            <w:rPr>
              <w:rFonts w:ascii="Calibri" w:eastAsia="Calibri" w:hAnsi="Calibri" w:cs="B Nazanin"/>
              <w:kern w:val="2"/>
              <w:szCs w:val="24"/>
              <w:rtl/>
              <w:lang w:bidi="fa-IR"/>
              <w14:ligatures w14:val="standardContextual"/>
            </w:rPr>
          </w:rPrChange>
        </w:rPr>
        <w:t xml:space="preserve"> </w:t>
      </w:r>
      <w:r w:rsidRPr="00872119">
        <w:rPr>
          <w:rFonts w:ascii="Calibri" w:eastAsia="Calibri" w:hAnsi="Calibri" w:cs="B Nazanin" w:hint="eastAsia"/>
          <w:kern w:val="2"/>
          <w:szCs w:val="24"/>
          <w:highlight w:val="yellow"/>
          <w:rtl/>
          <w:lang w:bidi="fa-IR"/>
          <w14:ligatures w14:val="standardContextual"/>
          <w:rPrChange w:id="7" w:author="Zahra Zeinolabedini" w:date="2026-10-14T12:19:00Z">
            <w:rPr>
              <w:rFonts w:ascii="Calibri" w:eastAsia="Calibri" w:hAnsi="Calibri" w:cs="B Nazanin" w:hint="eastAsia"/>
              <w:kern w:val="2"/>
              <w:szCs w:val="24"/>
              <w:rtl/>
              <w:lang w:bidi="fa-IR"/>
              <w14:ligatures w14:val="standardContextual"/>
            </w:rPr>
          </w:rPrChange>
        </w:rPr>
        <w:t>بانک</w:t>
      </w:r>
      <w:r w:rsidRPr="00872119">
        <w:rPr>
          <w:rFonts w:ascii="Calibri" w:eastAsia="Calibri" w:hAnsi="Calibri" w:cs="B Nazanin" w:hint="cs"/>
          <w:kern w:val="2"/>
          <w:szCs w:val="24"/>
          <w:highlight w:val="yellow"/>
          <w:rtl/>
          <w:lang w:bidi="fa-IR"/>
          <w14:ligatures w14:val="standardContextual"/>
          <w:rPrChange w:id="8" w:author="Zahra Zeinolabedini" w:date="2026-10-14T12:19:00Z">
            <w:rPr>
              <w:rFonts w:ascii="Calibri" w:eastAsia="Calibri" w:hAnsi="Calibri" w:cs="B Nazanin" w:hint="cs"/>
              <w:kern w:val="2"/>
              <w:szCs w:val="24"/>
              <w:rtl/>
              <w:lang w:bidi="fa-IR"/>
              <w14:ligatures w14:val="standardContextual"/>
            </w:rPr>
          </w:rPrChange>
        </w:rPr>
        <w:t>ی</w:t>
      </w:r>
      <w:r w:rsidRPr="00872119">
        <w:rPr>
          <w:rFonts w:ascii="Calibri" w:eastAsia="Calibri" w:hAnsi="Calibri" w:cs="B Nazanin" w:hint="eastAsia"/>
          <w:kern w:val="2"/>
          <w:szCs w:val="24"/>
          <w:highlight w:val="yellow"/>
          <w:rtl/>
          <w:lang w:bidi="fa-IR"/>
          <w14:ligatures w14:val="standardContextual"/>
          <w:rPrChange w:id="9" w:author="Zahra Zeinolabedini" w:date="2026-10-14T12:19:00Z">
            <w:rPr>
              <w:rFonts w:ascii="Calibri" w:eastAsia="Calibri" w:hAnsi="Calibri" w:cs="B Nazanin" w:hint="eastAsia"/>
              <w:kern w:val="2"/>
              <w:szCs w:val="24"/>
              <w:rtl/>
              <w:lang w:bidi="fa-IR"/>
              <w14:ligatures w14:val="standardContextual"/>
            </w:rPr>
          </w:rPrChange>
        </w:rPr>
        <w:t>،</w:t>
      </w:r>
      <w:r w:rsidRPr="00872119">
        <w:rPr>
          <w:rFonts w:ascii="Calibri" w:eastAsia="Calibri" w:hAnsi="Calibri" w:cs="B Nazanin"/>
          <w:kern w:val="2"/>
          <w:szCs w:val="24"/>
          <w:highlight w:val="yellow"/>
          <w:rtl/>
          <w:lang w:bidi="fa-IR"/>
          <w14:ligatures w14:val="standardContextual"/>
          <w:rPrChange w:id="10" w:author="Zahra Zeinolabedini" w:date="2026-10-14T12:19:00Z">
            <w:rPr>
              <w:rFonts w:ascii="Calibri" w:eastAsia="Calibri" w:hAnsi="Calibri" w:cs="B Nazanin"/>
              <w:kern w:val="2"/>
              <w:szCs w:val="24"/>
              <w:rtl/>
              <w:lang w:bidi="fa-IR"/>
              <w14:ligatures w14:val="standardContextual"/>
            </w:rPr>
          </w:rPrChange>
        </w:rPr>
        <w:t xml:space="preserve"> </w:t>
      </w:r>
      <w:r w:rsidRPr="00872119">
        <w:rPr>
          <w:rFonts w:ascii="Calibri" w:eastAsia="Calibri" w:hAnsi="Calibri" w:cs="B Nazanin" w:hint="eastAsia"/>
          <w:kern w:val="2"/>
          <w:szCs w:val="24"/>
          <w:highlight w:val="yellow"/>
          <w:rtl/>
          <w:lang w:bidi="fa-IR"/>
          <w14:ligatures w14:val="standardContextual"/>
          <w:rPrChange w:id="11" w:author="Zahra Zeinolabedini" w:date="2026-10-14T12:19:00Z">
            <w:rPr>
              <w:rFonts w:ascii="Calibri" w:eastAsia="Calibri" w:hAnsi="Calibri" w:cs="B Nazanin" w:hint="eastAsia"/>
              <w:kern w:val="2"/>
              <w:szCs w:val="24"/>
              <w:rtl/>
              <w:lang w:bidi="fa-IR"/>
              <w14:ligatures w14:val="standardContextual"/>
            </w:rPr>
          </w:rPrChange>
        </w:rPr>
        <w:t>خدمات</w:t>
      </w:r>
      <w:r w:rsidRPr="00872119">
        <w:rPr>
          <w:rFonts w:ascii="Calibri" w:eastAsia="Calibri" w:hAnsi="Calibri" w:cs="B Nazanin"/>
          <w:kern w:val="2"/>
          <w:szCs w:val="24"/>
          <w:highlight w:val="yellow"/>
          <w:rtl/>
          <w:lang w:bidi="fa-IR"/>
          <w14:ligatures w14:val="standardContextual"/>
          <w:rPrChange w:id="12" w:author="Zahra Zeinolabedini" w:date="2026-10-14T12:19:00Z">
            <w:rPr>
              <w:rFonts w:ascii="Calibri" w:eastAsia="Calibri" w:hAnsi="Calibri" w:cs="B Nazanin"/>
              <w:kern w:val="2"/>
              <w:szCs w:val="24"/>
              <w:rtl/>
              <w:lang w:bidi="fa-IR"/>
              <w14:ligatures w14:val="standardContextual"/>
            </w:rPr>
          </w:rPrChange>
        </w:rPr>
        <w:t xml:space="preserve"> </w:t>
      </w:r>
      <w:r w:rsidRPr="00872119">
        <w:rPr>
          <w:rFonts w:ascii="Calibri" w:eastAsia="Calibri" w:hAnsi="Calibri" w:cs="B Nazanin" w:hint="eastAsia"/>
          <w:kern w:val="2"/>
          <w:szCs w:val="24"/>
          <w:highlight w:val="yellow"/>
          <w:rtl/>
          <w:lang w:bidi="fa-IR"/>
          <w14:ligatures w14:val="standardContextual"/>
          <w:rPrChange w:id="13" w:author="Zahra Zeinolabedini" w:date="2026-10-14T12:19:00Z">
            <w:rPr>
              <w:rFonts w:ascii="Calibri" w:eastAsia="Calibri" w:hAnsi="Calibri" w:cs="B Nazanin" w:hint="eastAsia"/>
              <w:kern w:val="2"/>
              <w:szCs w:val="24"/>
              <w:rtl/>
              <w:lang w:bidi="fa-IR"/>
              <w14:ligatures w14:val="standardContextual"/>
            </w:rPr>
          </w:rPrChange>
        </w:rPr>
        <w:t>اپراتور</w:t>
      </w:r>
      <w:r w:rsidRPr="00872119">
        <w:rPr>
          <w:rFonts w:ascii="Calibri" w:eastAsia="Calibri" w:hAnsi="Calibri" w:cs="B Nazanin" w:hint="cs"/>
          <w:kern w:val="2"/>
          <w:szCs w:val="24"/>
          <w:highlight w:val="yellow"/>
          <w:rtl/>
          <w:lang w:bidi="fa-IR"/>
          <w14:ligatures w14:val="standardContextual"/>
          <w:rPrChange w:id="14" w:author="Zahra Zeinolabedini" w:date="2026-10-14T12:19:00Z">
            <w:rPr>
              <w:rFonts w:ascii="Calibri" w:eastAsia="Calibri" w:hAnsi="Calibri" w:cs="B Nazanin" w:hint="cs"/>
              <w:kern w:val="2"/>
              <w:szCs w:val="24"/>
              <w:rtl/>
              <w:lang w:bidi="fa-IR"/>
              <w14:ligatures w14:val="standardContextual"/>
            </w:rPr>
          </w:rPrChange>
        </w:rPr>
        <w:t>ی</w:t>
      </w:r>
      <w:r w:rsidRPr="00872119">
        <w:rPr>
          <w:rFonts w:ascii="Calibri" w:eastAsia="Calibri" w:hAnsi="Calibri" w:cs="B Nazanin" w:hint="eastAsia"/>
          <w:kern w:val="2"/>
          <w:szCs w:val="24"/>
          <w:highlight w:val="yellow"/>
          <w:rtl/>
          <w:lang w:bidi="fa-IR"/>
          <w14:ligatures w14:val="standardContextual"/>
          <w:rPrChange w:id="15" w:author="Zahra Zeinolabedini" w:date="2026-10-14T12:19:00Z">
            <w:rPr>
              <w:rFonts w:ascii="Calibri" w:eastAsia="Calibri" w:hAnsi="Calibri" w:cs="B Nazanin" w:hint="eastAsia"/>
              <w:kern w:val="2"/>
              <w:szCs w:val="24"/>
              <w:rtl/>
              <w:lang w:bidi="fa-IR"/>
              <w14:ligatures w14:val="standardContextual"/>
            </w:rPr>
          </w:rPrChange>
        </w:rPr>
        <w:t>،</w:t>
      </w:r>
      <w:r w:rsidRPr="00872119">
        <w:rPr>
          <w:rFonts w:ascii="Calibri" w:eastAsia="Calibri" w:hAnsi="Calibri" w:cs="B Nazanin"/>
          <w:kern w:val="2"/>
          <w:szCs w:val="24"/>
          <w:highlight w:val="yellow"/>
          <w:rtl/>
          <w:lang w:bidi="fa-IR"/>
          <w14:ligatures w14:val="standardContextual"/>
          <w:rPrChange w:id="16" w:author="Zahra Zeinolabedini" w:date="2026-10-14T12:19:00Z">
            <w:rPr>
              <w:rFonts w:ascii="Calibri" w:eastAsia="Calibri" w:hAnsi="Calibri" w:cs="B Nazanin"/>
              <w:kern w:val="2"/>
              <w:szCs w:val="24"/>
              <w:rtl/>
              <w:lang w:bidi="fa-IR"/>
              <w14:ligatures w14:val="standardContextual"/>
            </w:rPr>
          </w:rPrChange>
        </w:rPr>
        <w:t xml:space="preserve"> </w:t>
      </w:r>
      <w:r w:rsidRPr="00872119">
        <w:rPr>
          <w:rFonts w:ascii="Calibri" w:eastAsia="Calibri" w:hAnsi="Calibri" w:cs="B Nazanin" w:hint="eastAsia"/>
          <w:kern w:val="2"/>
          <w:szCs w:val="24"/>
          <w:highlight w:val="yellow"/>
          <w:rtl/>
          <w:lang w:bidi="fa-IR"/>
          <w14:ligatures w14:val="standardContextual"/>
          <w:rPrChange w:id="17" w:author="Zahra Zeinolabedini" w:date="2026-10-14T12:19:00Z">
            <w:rPr>
              <w:rFonts w:ascii="Calibri" w:eastAsia="Calibri" w:hAnsi="Calibri" w:cs="B Nazanin" w:hint="eastAsia"/>
              <w:kern w:val="2"/>
              <w:szCs w:val="24"/>
              <w:rtl/>
              <w:lang w:bidi="fa-IR"/>
              <w14:ligatures w14:val="standardContextual"/>
            </w:rPr>
          </w:rPrChange>
        </w:rPr>
        <w:t>خدمات</w:t>
      </w:r>
      <w:r w:rsidRPr="00872119">
        <w:rPr>
          <w:rFonts w:ascii="Calibri" w:eastAsia="Calibri" w:hAnsi="Calibri" w:cs="B Nazanin"/>
          <w:kern w:val="2"/>
          <w:szCs w:val="24"/>
          <w:highlight w:val="yellow"/>
          <w:rtl/>
          <w:lang w:bidi="fa-IR"/>
          <w14:ligatures w14:val="standardContextual"/>
          <w:rPrChange w:id="18" w:author="Zahra Zeinolabedini" w:date="2026-10-14T12:19:00Z">
            <w:rPr>
              <w:rFonts w:ascii="Calibri" w:eastAsia="Calibri" w:hAnsi="Calibri" w:cs="B Nazanin"/>
              <w:kern w:val="2"/>
              <w:szCs w:val="24"/>
              <w:rtl/>
              <w:lang w:bidi="fa-IR"/>
              <w14:ligatures w14:val="standardContextual"/>
            </w:rPr>
          </w:rPrChange>
        </w:rPr>
        <w:t xml:space="preserve"> </w:t>
      </w:r>
      <w:r w:rsidRPr="00872119">
        <w:rPr>
          <w:rFonts w:ascii="Calibri" w:eastAsia="Calibri" w:hAnsi="Calibri" w:cs="B Nazanin" w:hint="eastAsia"/>
          <w:kern w:val="2"/>
          <w:szCs w:val="24"/>
          <w:highlight w:val="yellow"/>
          <w:rtl/>
          <w:lang w:bidi="fa-IR"/>
          <w14:ligatures w14:val="standardContextual"/>
          <w:rPrChange w:id="19" w:author="Zahra Zeinolabedini" w:date="2026-10-14T12:19:00Z">
            <w:rPr>
              <w:rFonts w:ascii="Calibri" w:eastAsia="Calibri" w:hAnsi="Calibri" w:cs="B Nazanin" w:hint="eastAsia"/>
              <w:kern w:val="2"/>
              <w:szCs w:val="24"/>
              <w:rtl/>
              <w:lang w:bidi="fa-IR"/>
              <w14:ligatures w14:val="standardContextual"/>
            </w:rPr>
          </w:rPrChange>
        </w:rPr>
        <w:t>ب</w:t>
      </w:r>
      <w:r w:rsidRPr="00872119">
        <w:rPr>
          <w:rFonts w:ascii="Calibri" w:eastAsia="Calibri" w:hAnsi="Calibri" w:cs="B Nazanin" w:hint="cs"/>
          <w:kern w:val="2"/>
          <w:szCs w:val="24"/>
          <w:highlight w:val="yellow"/>
          <w:rtl/>
          <w:lang w:bidi="fa-IR"/>
          <w14:ligatures w14:val="standardContextual"/>
          <w:rPrChange w:id="20" w:author="Zahra Zeinolabedini" w:date="2026-10-14T12:19:00Z">
            <w:rPr>
              <w:rFonts w:ascii="Calibri" w:eastAsia="Calibri" w:hAnsi="Calibri" w:cs="B Nazanin" w:hint="cs"/>
              <w:kern w:val="2"/>
              <w:szCs w:val="24"/>
              <w:rtl/>
              <w:lang w:bidi="fa-IR"/>
              <w14:ligatures w14:val="standardContextual"/>
            </w:rPr>
          </w:rPrChange>
        </w:rPr>
        <w:t>ی</w:t>
      </w:r>
      <w:r w:rsidRPr="00872119">
        <w:rPr>
          <w:rFonts w:ascii="Calibri" w:eastAsia="Calibri" w:hAnsi="Calibri" w:cs="B Nazanin" w:hint="eastAsia"/>
          <w:kern w:val="2"/>
          <w:szCs w:val="24"/>
          <w:highlight w:val="yellow"/>
          <w:rtl/>
          <w:lang w:bidi="fa-IR"/>
          <w14:ligatures w14:val="standardContextual"/>
          <w:rPrChange w:id="21" w:author="Zahra Zeinolabedini" w:date="2026-10-14T12:19:00Z">
            <w:rPr>
              <w:rFonts w:ascii="Calibri" w:eastAsia="Calibri" w:hAnsi="Calibri" w:cs="B Nazanin" w:hint="eastAsia"/>
              <w:kern w:val="2"/>
              <w:szCs w:val="24"/>
              <w:rtl/>
              <w:lang w:bidi="fa-IR"/>
              <w14:ligatures w14:val="standardContextual"/>
            </w:rPr>
          </w:rPrChange>
        </w:rPr>
        <w:t>مه،</w:t>
      </w:r>
      <w:r w:rsidRPr="00872119">
        <w:rPr>
          <w:rFonts w:ascii="Calibri" w:eastAsia="Calibri" w:hAnsi="Calibri" w:cs="B Nazanin"/>
          <w:kern w:val="2"/>
          <w:szCs w:val="24"/>
          <w:highlight w:val="yellow"/>
          <w:rtl/>
          <w:lang w:bidi="fa-IR"/>
          <w14:ligatures w14:val="standardContextual"/>
          <w:rPrChange w:id="22" w:author="Zahra Zeinolabedini" w:date="2026-10-14T12:19:00Z">
            <w:rPr>
              <w:rFonts w:ascii="Calibri" w:eastAsia="Calibri" w:hAnsi="Calibri" w:cs="B Nazanin"/>
              <w:kern w:val="2"/>
              <w:szCs w:val="24"/>
              <w:rtl/>
              <w:lang w:bidi="fa-IR"/>
              <w14:ligatures w14:val="standardContextual"/>
            </w:rPr>
          </w:rPrChange>
        </w:rPr>
        <w:t xml:space="preserve"> </w:t>
      </w:r>
      <w:r w:rsidRPr="00872119">
        <w:rPr>
          <w:rFonts w:ascii="Calibri" w:eastAsia="Calibri" w:hAnsi="Calibri" w:cs="B Nazanin" w:hint="eastAsia"/>
          <w:kern w:val="2"/>
          <w:szCs w:val="24"/>
          <w:highlight w:val="yellow"/>
          <w:rtl/>
          <w:lang w:bidi="fa-IR"/>
          <w14:ligatures w14:val="standardContextual"/>
          <w:rPrChange w:id="23" w:author="Zahra Zeinolabedini" w:date="2026-10-14T12:19:00Z">
            <w:rPr>
              <w:rFonts w:ascii="Calibri" w:eastAsia="Calibri" w:hAnsi="Calibri" w:cs="B Nazanin" w:hint="eastAsia"/>
              <w:kern w:val="2"/>
              <w:szCs w:val="24"/>
              <w:rtl/>
              <w:lang w:bidi="fa-IR"/>
              <w14:ligatures w14:val="standardContextual"/>
            </w:rPr>
          </w:rPrChange>
        </w:rPr>
        <w:t>خدمات</w:t>
      </w:r>
      <w:r w:rsidRPr="00872119">
        <w:rPr>
          <w:rFonts w:ascii="Calibri" w:eastAsia="Calibri" w:hAnsi="Calibri" w:cs="B Nazanin"/>
          <w:kern w:val="2"/>
          <w:szCs w:val="24"/>
          <w:highlight w:val="yellow"/>
          <w:rtl/>
          <w:lang w:bidi="fa-IR"/>
          <w14:ligatures w14:val="standardContextual"/>
          <w:rPrChange w:id="24" w:author="Zahra Zeinolabedini" w:date="2026-10-14T12:19:00Z">
            <w:rPr>
              <w:rFonts w:ascii="Calibri" w:eastAsia="Calibri" w:hAnsi="Calibri" w:cs="B Nazanin"/>
              <w:kern w:val="2"/>
              <w:szCs w:val="24"/>
              <w:rtl/>
              <w:lang w:bidi="fa-IR"/>
              <w14:ligatures w14:val="standardContextual"/>
            </w:rPr>
          </w:rPrChange>
        </w:rPr>
        <w:t xml:space="preserve"> </w:t>
      </w:r>
      <w:r w:rsidRPr="00872119">
        <w:rPr>
          <w:rFonts w:ascii="Calibri" w:eastAsia="Calibri" w:hAnsi="Calibri" w:cs="B Nazanin" w:hint="eastAsia"/>
          <w:kern w:val="2"/>
          <w:szCs w:val="24"/>
          <w:highlight w:val="yellow"/>
          <w:rtl/>
          <w:lang w:bidi="fa-IR"/>
          <w14:ligatures w14:val="standardContextual"/>
          <w:rPrChange w:id="25" w:author="Zahra Zeinolabedini" w:date="2026-10-14T12:19:00Z">
            <w:rPr>
              <w:rFonts w:ascii="Calibri" w:eastAsia="Calibri" w:hAnsi="Calibri" w:cs="B Nazanin" w:hint="eastAsia"/>
              <w:kern w:val="2"/>
              <w:szCs w:val="24"/>
              <w:rtl/>
              <w:lang w:bidi="fa-IR"/>
              <w14:ligatures w14:val="standardContextual"/>
            </w:rPr>
          </w:rPrChange>
        </w:rPr>
        <w:t>فروشگاه</w:t>
      </w:r>
      <w:r w:rsidRPr="00872119">
        <w:rPr>
          <w:rFonts w:ascii="Calibri" w:eastAsia="Calibri" w:hAnsi="Calibri" w:cs="B Nazanin" w:hint="cs"/>
          <w:kern w:val="2"/>
          <w:szCs w:val="24"/>
          <w:highlight w:val="yellow"/>
          <w:rtl/>
          <w:lang w:bidi="fa-IR"/>
          <w14:ligatures w14:val="standardContextual"/>
          <w:rPrChange w:id="26" w:author="Zahra Zeinolabedini" w:date="2026-10-14T12:19:00Z">
            <w:rPr>
              <w:rFonts w:ascii="Calibri" w:eastAsia="Calibri" w:hAnsi="Calibri" w:cs="B Nazanin" w:hint="cs"/>
              <w:kern w:val="2"/>
              <w:szCs w:val="24"/>
              <w:rtl/>
              <w:lang w:bidi="fa-IR"/>
              <w14:ligatures w14:val="standardContextual"/>
            </w:rPr>
          </w:rPrChange>
        </w:rPr>
        <w:t>ی</w:t>
      </w:r>
      <w:r w:rsidRPr="00872119">
        <w:rPr>
          <w:rFonts w:ascii="Calibri" w:eastAsia="Calibri" w:hAnsi="Calibri" w:cs="B Nazanin"/>
          <w:kern w:val="2"/>
          <w:szCs w:val="24"/>
          <w:highlight w:val="yellow"/>
          <w:rtl/>
          <w:lang w:bidi="fa-IR"/>
          <w14:ligatures w14:val="standardContextual"/>
          <w:rPrChange w:id="27" w:author="Zahra Zeinolabedini" w:date="2026-10-14T12:19:00Z">
            <w:rPr>
              <w:rFonts w:ascii="Calibri" w:eastAsia="Calibri" w:hAnsi="Calibri" w:cs="B Nazanin"/>
              <w:kern w:val="2"/>
              <w:szCs w:val="24"/>
              <w:rtl/>
              <w:lang w:bidi="fa-IR"/>
              <w14:ligatures w14:val="standardContextual"/>
            </w:rPr>
          </w:rPrChange>
        </w:rPr>
        <w:t xml:space="preserve"> </w:t>
      </w:r>
      <w:r w:rsidRPr="00872119">
        <w:rPr>
          <w:rFonts w:ascii="Calibri" w:eastAsia="Calibri" w:hAnsi="Calibri" w:cs="B Nazanin" w:hint="eastAsia"/>
          <w:kern w:val="2"/>
          <w:szCs w:val="24"/>
          <w:highlight w:val="yellow"/>
          <w:rtl/>
          <w:lang w:bidi="fa-IR"/>
          <w14:ligatures w14:val="standardContextual"/>
          <w:rPrChange w:id="28" w:author="Zahra Zeinolabedini" w:date="2026-10-14T12:19:00Z">
            <w:rPr>
              <w:rFonts w:ascii="Calibri" w:eastAsia="Calibri" w:hAnsi="Calibri" w:cs="B Nazanin" w:hint="eastAsia"/>
              <w:kern w:val="2"/>
              <w:szCs w:val="24"/>
              <w:rtl/>
              <w:lang w:bidi="fa-IR"/>
              <w14:ligatures w14:val="standardContextual"/>
            </w:rPr>
          </w:rPrChange>
        </w:rPr>
        <w:t>،</w:t>
      </w:r>
      <w:r w:rsidRPr="00872119">
        <w:rPr>
          <w:rFonts w:ascii="Calibri" w:eastAsia="Calibri" w:hAnsi="Calibri" w:cs="B Nazanin"/>
          <w:kern w:val="2"/>
          <w:szCs w:val="24"/>
          <w:highlight w:val="yellow"/>
          <w:rtl/>
          <w:lang w:bidi="fa-IR"/>
          <w14:ligatures w14:val="standardContextual"/>
          <w:rPrChange w:id="29" w:author="Zahra Zeinolabedini" w:date="2026-10-14T12:19:00Z">
            <w:rPr>
              <w:rFonts w:ascii="Calibri" w:eastAsia="Calibri" w:hAnsi="Calibri" w:cs="B Nazanin"/>
              <w:kern w:val="2"/>
              <w:szCs w:val="24"/>
              <w:rtl/>
              <w:lang w:bidi="fa-IR"/>
              <w14:ligatures w14:val="standardContextual"/>
            </w:rPr>
          </w:rPrChange>
        </w:rPr>
        <w:t xml:space="preserve"> </w:t>
      </w:r>
      <w:r w:rsidRPr="00872119">
        <w:rPr>
          <w:rFonts w:ascii="Calibri" w:eastAsia="Calibri" w:hAnsi="Calibri" w:cs="B Nazanin" w:hint="eastAsia"/>
          <w:kern w:val="2"/>
          <w:szCs w:val="24"/>
          <w:highlight w:val="yellow"/>
          <w:rtl/>
          <w:lang w:bidi="fa-IR"/>
          <w14:ligatures w14:val="standardContextual"/>
          <w:rPrChange w:id="30" w:author="Zahra Zeinolabedini" w:date="2026-10-14T12:19:00Z">
            <w:rPr>
              <w:rFonts w:ascii="Calibri" w:eastAsia="Calibri" w:hAnsi="Calibri" w:cs="B Nazanin" w:hint="eastAsia"/>
              <w:kern w:val="2"/>
              <w:szCs w:val="24"/>
              <w:rtl/>
              <w:lang w:bidi="fa-IR"/>
              <w14:ligatures w14:val="standardContextual"/>
            </w:rPr>
          </w:rPrChange>
        </w:rPr>
        <w:t>سفر</w:t>
      </w:r>
      <w:r w:rsidRPr="00872119">
        <w:rPr>
          <w:rFonts w:ascii="Calibri" w:eastAsia="Calibri" w:hAnsi="Calibri" w:cs="B Nazanin"/>
          <w:kern w:val="2"/>
          <w:szCs w:val="24"/>
          <w:highlight w:val="yellow"/>
          <w:rtl/>
          <w:lang w:bidi="fa-IR"/>
          <w14:ligatures w14:val="standardContextual"/>
          <w:rPrChange w:id="31" w:author="Zahra Zeinolabedini" w:date="2026-10-14T12:19:00Z">
            <w:rPr>
              <w:rFonts w:ascii="Calibri" w:eastAsia="Calibri" w:hAnsi="Calibri" w:cs="B Nazanin"/>
              <w:kern w:val="2"/>
              <w:szCs w:val="24"/>
              <w:rtl/>
              <w:lang w:bidi="fa-IR"/>
              <w14:ligatures w14:val="standardContextual"/>
            </w:rPr>
          </w:rPrChange>
        </w:rPr>
        <w:t xml:space="preserve"> </w:t>
      </w:r>
      <w:r w:rsidRPr="00872119">
        <w:rPr>
          <w:rFonts w:ascii="Calibri" w:eastAsia="Calibri" w:hAnsi="Calibri" w:cs="B Nazanin" w:hint="eastAsia"/>
          <w:kern w:val="2"/>
          <w:szCs w:val="24"/>
          <w:highlight w:val="yellow"/>
          <w:rtl/>
          <w:lang w:bidi="fa-IR"/>
          <w14:ligatures w14:val="standardContextual"/>
          <w:rPrChange w:id="32" w:author="Zahra Zeinolabedini" w:date="2026-10-14T12:19:00Z">
            <w:rPr>
              <w:rFonts w:ascii="Calibri" w:eastAsia="Calibri" w:hAnsi="Calibri" w:cs="B Nazanin" w:hint="eastAsia"/>
              <w:kern w:val="2"/>
              <w:szCs w:val="24"/>
              <w:rtl/>
              <w:lang w:bidi="fa-IR"/>
              <w14:ligatures w14:val="standardContextual"/>
            </w:rPr>
          </w:rPrChange>
        </w:rPr>
        <w:t>و</w:t>
      </w:r>
      <w:r w:rsidRPr="00872119">
        <w:rPr>
          <w:rFonts w:ascii="Calibri" w:eastAsia="Calibri" w:hAnsi="Calibri" w:cs="B Nazanin"/>
          <w:kern w:val="2"/>
          <w:szCs w:val="24"/>
          <w:highlight w:val="yellow"/>
          <w:rtl/>
          <w:lang w:bidi="fa-IR"/>
          <w14:ligatures w14:val="standardContextual"/>
          <w:rPrChange w:id="33" w:author="Zahra Zeinolabedini" w:date="2026-10-14T12:19:00Z">
            <w:rPr>
              <w:rFonts w:ascii="Calibri" w:eastAsia="Calibri" w:hAnsi="Calibri" w:cs="B Nazanin"/>
              <w:kern w:val="2"/>
              <w:szCs w:val="24"/>
              <w:rtl/>
              <w:lang w:bidi="fa-IR"/>
              <w14:ligatures w14:val="standardContextual"/>
            </w:rPr>
          </w:rPrChange>
        </w:rPr>
        <w:t xml:space="preserve"> </w:t>
      </w:r>
      <w:r w:rsidRPr="00872119">
        <w:rPr>
          <w:rFonts w:ascii="Calibri" w:eastAsia="Calibri" w:hAnsi="Calibri" w:cs="B Nazanin" w:hint="eastAsia"/>
          <w:kern w:val="2"/>
          <w:szCs w:val="24"/>
          <w:highlight w:val="yellow"/>
          <w:rtl/>
          <w:lang w:bidi="fa-IR"/>
          <w14:ligatures w14:val="standardContextual"/>
          <w:rPrChange w:id="34" w:author="Zahra Zeinolabedini" w:date="2026-10-14T12:19:00Z">
            <w:rPr>
              <w:rFonts w:ascii="Calibri" w:eastAsia="Calibri" w:hAnsi="Calibri" w:cs="B Nazanin" w:hint="eastAsia"/>
              <w:kern w:val="2"/>
              <w:szCs w:val="24"/>
              <w:rtl/>
              <w:lang w:bidi="fa-IR"/>
              <w14:ligatures w14:val="standardContextual"/>
            </w:rPr>
          </w:rPrChange>
        </w:rPr>
        <w:t>گردشگر</w:t>
      </w:r>
      <w:r w:rsidRPr="00872119">
        <w:rPr>
          <w:rFonts w:ascii="Calibri" w:eastAsia="Calibri" w:hAnsi="Calibri" w:cs="B Nazanin" w:hint="cs"/>
          <w:kern w:val="2"/>
          <w:szCs w:val="24"/>
          <w:highlight w:val="yellow"/>
          <w:rtl/>
          <w:lang w:bidi="fa-IR"/>
          <w14:ligatures w14:val="standardContextual"/>
          <w:rPrChange w:id="35" w:author="Zahra Zeinolabedini" w:date="2026-10-14T12:19:00Z">
            <w:rPr>
              <w:rFonts w:ascii="Calibri" w:eastAsia="Calibri" w:hAnsi="Calibri" w:cs="B Nazanin" w:hint="cs"/>
              <w:kern w:val="2"/>
              <w:szCs w:val="24"/>
              <w:rtl/>
              <w:lang w:bidi="fa-IR"/>
              <w14:ligatures w14:val="standardContextual"/>
            </w:rPr>
          </w:rPrChange>
        </w:rPr>
        <w:t>ی</w:t>
      </w:r>
      <w:r w:rsidRPr="00872119">
        <w:rPr>
          <w:rFonts w:ascii="Calibri" w:eastAsia="Calibri" w:hAnsi="Calibri" w:cs="B Nazanin"/>
          <w:kern w:val="2"/>
          <w:szCs w:val="24"/>
          <w:highlight w:val="yellow"/>
          <w:rtl/>
          <w:lang w:bidi="fa-IR"/>
          <w14:ligatures w14:val="standardContextual"/>
          <w:rPrChange w:id="36" w:author="Zahra Zeinolabedini" w:date="2026-10-14T12:19:00Z">
            <w:rPr>
              <w:rFonts w:ascii="Calibri" w:eastAsia="Calibri" w:hAnsi="Calibri" w:cs="B Nazanin"/>
              <w:kern w:val="2"/>
              <w:szCs w:val="24"/>
              <w:rtl/>
              <w:lang w:bidi="fa-IR"/>
              <w14:ligatures w14:val="standardContextual"/>
            </w:rPr>
          </w:rPrChange>
        </w:rPr>
        <w:t xml:space="preserve"> </w:t>
      </w:r>
      <w:r w:rsidRPr="00872119">
        <w:rPr>
          <w:rFonts w:ascii="Calibri" w:eastAsia="Calibri" w:hAnsi="Calibri" w:cs="B Nazanin" w:hint="eastAsia"/>
          <w:kern w:val="2"/>
          <w:szCs w:val="24"/>
          <w:highlight w:val="yellow"/>
          <w:rtl/>
          <w:lang w:bidi="fa-IR"/>
          <w14:ligatures w14:val="standardContextual"/>
          <w:rPrChange w:id="37" w:author="Zahra Zeinolabedini" w:date="2026-10-14T12:19:00Z">
            <w:rPr>
              <w:rFonts w:ascii="Calibri" w:eastAsia="Calibri" w:hAnsi="Calibri" w:cs="B Nazanin" w:hint="eastAsia"/>
              <w:kern w:val="2"/>
              <w:szCs w:val="24"/>
              <w:rtl/>
              <w:lang w:bidi="fa-IR"/>
              <w14:ligatures w14:val="standardContextual"/>
            </w:rPr>
          </w:rPrChange>
        </w:rPr>
        <w:t>،</w:t>
      </w:r>
      <w:r w:rsidRPr="00872119">
        <w:rPr>
          <w:rFonts w:ascii="Calibri" w:eastAsia="Calibri" w:hAnsi="Calibri" w:cs="B Nazanin"/>
          <w:kern w:val="2"/>
          <w:szCs w:val="24"/>
          <w:highlight w:val="yellow"/>
          <w:rtl/>
          <w:lang w:bidi="fa-IR"/>
          <w14:ligatures w14:val="standardContextual"/>
          <w:rPrChange w:id="38" w:author="Zahra Zeinolabedini" w:date="2026-10-14T12:19:00Z">
            <w:rPr>
              <w:rFonts w:ascii="Calibri" w:eastAsia="Calibri" w:hAnsi="Calibri" w:cs="B Nazanin"/>
              <w:kern w:val="2"/>
              <w:szCs w:val="24"/>
              <w:rtl/>
              <w:lang w:bidi="fa-IR"/>
              <w14:ligatures w14:val="standardContextual"/>
            </w:rPr>
          </w:rPrChange>
        </w:rPr>
        <w:t xml:space="preserve"> </w:t>
      </w:r>
      <w:r w:rsidRPr="00872119">
        <w:rPr>
          <w:rFonts w:ascii="Calibri" w:eastAsia="Calibri" w:hAnsi="Calibri" w:cs="B Nazanin" w:hint="eastAsia"/>
          <w:kern w:val="2"/>
          <w:szCs w:val="24"/>
          <w:highlight w:val="yellow"/>
          <w:rtl/>
          <w:lang w:bidi="fa-IR"/>
          <w14:ligatures w14:val="standardContextual"/>
          <w:rPrChange w:id="39" w:author="Zahra Zeinolabedini" w:date="2026-10-14T12:19:00Z">
            <w:rPr>
              <w:rFonts w:ascii="Calibri" w:eastAsia="Calibri" w:hAnsi="Calibri" w:cs="B Nazanin" w:hint="eastAsia"/>
              <w:kern w:val="2"/>
              <w:szCs w:val="24"/>
              <w:rtl/>
              <w:lang w:bidi="fa-IR"/>
              <w14:ligatures w14:val="standardContextual"/>
            </w:rPr>
          </w:rPrChange>
        </w:rPr>
        <w:t>ن</w:t>
      </w:r>
      <w:r w:rsidRPr="00872119">
        <w:rPr>
          <w:rFonts w:ascii="Calibri" w:eastAsia="Calibri" w:hAnsi="Calibri" w:cs="B Nazanin" w:hint="cs"/>
          <w:kern w:val="2"/>
          <w:szCs w:val="24"/>
          <w:highlight w:val="yellow"/>
          <w:rtl/>
          <w:lang w:bidi="fa-IR"/>
          <w14:ligatures w14:val="standardContextual"/>
          <w:rPrChange w:id="40" w:author="Zahra Zeinolabedini" w:date="2026-10-14T12:19:00Z">
            <w:rPr>
              <w:rFonts w:ascii="Calibri" w:eastAsia="Calibri" w:hAnsi="Calibri" w:cs="B Nazanin" w:hint="cs"/>
              <w:kern w:val="2"/>
              <w:szCs w:val="24"/>
              <w:rtl/>
              <w:lang w:bidi="fa-IR"/>
              <w14:ligatures w14:val="standardContextual"/>
            </w:rPr>
          </w:rPrChange>
        </w:rPr>
        <w:t>ی</w:t>
      </w:r>
      <w:r w:rsidRPr="00872119">
        <w:rPr>
          <w:rFonts w:ascii="Calibri" w:eastAsia="Calibri" w:hAnsi="Calibri" w:cs="B Nazanin" w:hint="eastAsia"/>
          <w:kern w:val="2"/>
          <w:szCs w:val="24"/>
          <w:highlight w:val="yellow"/>
          <w:rtl/>
          <w:lang w:bidi="fa-IR"/>
          <w14:ligatures w14:val="standardContextual"/>
          <w:rPrChange w:id="41" w:author="Zahra Zeinolabedini" w:date="2026-10-14T12:19:00Z">
            <w:rPr>
              <w:rFonts w:ascii="Calibri" w:eastAsia="Calibri" w:hAnsi="Calibri" w:cs="B Nazanin" w:hint="eastAsia"/>
              <w:kern w:val="2"/>
              <w:szCs w:val="24"/>
              <w:rtl/>
              <w:lang w:bidi="fa-IR"/>
              <w14:ligatures w14:val="standardContextual"/>
            </w:rPr>
          </w:rPrChange>
        </w:rPr>
        <w:t>کوکار</w:t>
      </w:r>
      <w:r w:rsidRPr="00872119">
        <w:rPr>
          <w:rFonts w:ascii="Calibri" w:eastAsia="Calibri" w:hAnsi="Calibri" w:cs="B Nazanin" w:hint="cs"/>
          <w:kern w:val="2"/>
          <w:szCs w:val="24"/>
          <w:highlight w:val="yellow"/>
          <w:rtl/>
          <w:lang w:bidi="fa-IR"/>
          <w14:ligatures w14:val="standardContextual"/>
          <w:rPrChange w:id="42" w:author="Zahra Zeinolabedini" w:date="2026-10-14T12:19:00Z">
            <w:rPr>
              <w:rFonts w:ascii="Calibri" w:eastAsia="Calibri" w:hAnsi="Calibri" w:cs="B Nazanin" w:hint="cs"/>
              <w:kern w:val="2"/>
              <w:szCs w:val="24"/>
              <w:rtl/>
              <w:lang w:bidi="fa-IR"/>
              <w14:ligatures w14:val="standardContextual"/>
            </w:rPr>
          </w:rPrChange>
        </w:rPr>
        <w:t>ی</w:t>
      </w:r>
      <w:r w:rsidRPr="00872119">
        <w:rPr>
          <w:rFonts w:ascii="Calibri" w:eastAsia="Calibri" w:hAnsi="Calibri" w:cs="B Nazanin"/>
          <w:kern w:val="2"/>
          <w:szCs w:val="24"/>
          <w:highlight w:val="yellow"/>
          <w:rtl/>
          <w:lang w:bidi="fa-IR"/>
          <w14:ligatures w14:val="standardContextual"/>
          <w:rPrChange w:id="43" w:author="Zahra Zeinolabedini" w:date="2026-10-14T12:19:00Z">
            <w:rPr>
              <w:rFonts w:ascii="Calibri" w:eastAsia="Calibri" w:hAnsi="Calibri" w:cs="B Nazanin"/>
              <w:kern w:val="2"/>
              <w:szCs w:val="24"/>
              <w:rtl/>
              <w:lang w:bidi="fa-IR"/>
              <w14:ligatures w14:val="standardContextual"/>
            </w:rPr>
          </w:rPrChange>
        </w:rPr>
        <w:t xml:space="preserve"> (همراه </w:t>
      </w:r>
      <w:r w:rsidRPr="00872119">
        <w:rPr>
          <w:rFonts w:ascii="Calibri" w:eastAsia="Calibri" w:hAnsi="Calibri" w:cs="B Nazanin" w:hint="eastAsia"/>
          <w:kern w:val="2"/>
          <w:szCs w:val="24"/>
          <w:highlight w:val="yellow"/>
          <w:rtl/>
          <w:lang w:bidi="fa-IR"/>
          <w14:ligatures w14:val="standardContextual"/>
          <w:rPrChange w:id="44" w:author="Zahra Zeinolabedini" w:date="2026-10-14T12:19:00Z">
            <w:rPr>
              <w:rFonts w:ascii="Calibri" w:eastAsia="Calibri" w:hAnsi="Calibri" w:cs="B Nazanin" w:hint="eastAsia"/>
              <w:kern w:val="2"/>
              <w:szCs w:val="24"/>
              <w:rtl/>
              <w:lang w:bidi="fa-IR"/>
              <w14:ligatures w14:val="standardContextual"/>
            </w:rPr>
          </w:rPrChange>
        </w:rPr>
        <w:t>مهربان</w:t>
      </w:r>
      <w:r w:rsidRPr="00872119">
        <w:rPr>
          <w:rFonts w:ascii="Calibri" w:eastAsia="Calibri" w:hAnsi="Calibri" w:cs="B Nazanin" w:hint="cs"/>
          <w:kern w:val="2"/>
          <w:szCs w:val="24"/>
          <w:highlight w:val="yellow"/>
          <w:rtl/>
          <w:lang w:bidi="fa-IR"/>
          <w14:ligatures w14:val="standardContextual"/>
          <w:rPrChange w:id="45" w:author="Zahra Zeinolabedini" w:date="2026-10-14T12:19:00Z">
            <w:rPr>
              <w:rFonts w:ascii="Calibri" w:eastAsia="Calibri" w:hAnsi="Calibri" w:cs="B Nazanin" w:hint="cs"/>
              <w:kern w:val="2"/>
              <w:szCs w:val="24"/>
              <w:rtl/>
              <w:lang w:bidi="fa-IR"/>
              <w14:ligatures w14:val="standardContextual"/>
            </w:rPr>
          </w:rPrChange>
        </w:rPr>
        <w:t>ی</w:t>
      </w:r>
      <w:r w:rsidRPr="00872119">
        <w:rPr>
          <w:rFonts w:ascii="Calibri" w:eastAsia="Calibri" w:hAnsi="Calibri" w:cs="B Nazanin"/>
          <w:kern w:val="2"/>
          <w:szCs w:val="24"/>
          <w:highlight w:val="yellow"/>
          <w:rtl/>
          <w:lang w:bidi="fa-IR"/>
          <w14:ligatures w14:val="standardContextual"/>
          <w:rPrChange w:id="46" w:author="Zahra Zeinolabedini" w:date="2026-10-14T12:19:00Z">
            <w:rPr>
              <w:rFonts w:ascii="Calibri" w:eastAsia="Calibri" w:hAnsi="Calibri" w:cs="B Nazanin"/>
              <w:kern w:val="2"/>
              <w:szCs w:val="24"/>
              <w:rtl/>
              <w:lang w:bidi="fa-IR"/>
              <w14:ligatures w14:val="standardContextual"/>
            </w:rPr>
          </w:rPrChange>
        </w:rPr>
        <w:t xml:space="preserve">) </w:t>
      </w:r>
      <w:r w:rsidRPr="00872119">
        <w:rPr>
          <w:rFonts w:ascii="Calibri" w:eastAsia="Calibri" w:hAnsi="Calibri" w:cs="B Nazanin" w:hint="eastAsia"/>
          <w:kern w:val="2"/>
          <w:szCs w:val="24"/>
          <w:highlight w:val="yellow"/>
          <w:rtl/>
          <w:lang w:bidi="fa-IR"/>
          <w14:ligatures w14:val="standardContextual"/>
          <w:rPrChange w:id="47" w:author="Zahra Zeinolabedini" w:date="2026-10-14T12:19:00Z">
            <w:rPr>
              <w:rFonts w:ascii="Calibri" w:eastAsia="Calibri" w:hAnsi="Calibri" w:cs="B Nazanin" w:hint="eastAsia"/>
              <w:kern w:val="2"/>
              <w:szCs w:val="24"/>
              <w:rtl/>
              <w:lang w:bidi="fa-IR"/>
              <w14:ligatures w14:val="standardContextual"/>
            </w:rPr>
          </w:rPrChange>
        </w:rPr>
        <w:t>،</w:t>
      </w:r>
      <w:r w:rsidRPr="00872119">
        <w:rPr>
          <w:rFonts w:ascii="Calibri" w:eastAsia="Calibri" w:hAnsi="Calibri" w:cs="B Nazanin"/>
          <w:kern w:val="2"/>
          <w:szCs w:val="24"/>
          <w:highlight w:val="yellow"/>
          <w:rtl/>
          <w:lang w:bidi="fa-IR"/>
          <w14:ligatures w14:val="standardContextual"/>
          <w:rPrChange w:id="48" w:author="Zahra Zeinolabedini" w:date="2026-10-14T12:19:00Z">
            <w:rPr>
              <w:rFonts w:ascii="Calibri" w:eastAsia="Calibri" w:hAnsi="Calibri" w:cs="B Nazanin"/>
              <w:kern w:val="2"/>
              <w:szCs w:val="24"/>
              <w:rtl/>
              <w:lang w:bidi="fa-IR"/>
              <w14:ligatures w14:val="standardContextual"/>
            </w:rPr>
          </w:rPrChange>
        </w:rPr>
        <w:t xml:space="preserve"> </w:t>
      </w:r>
      <w:r w:rsidRPr="00872119">
        <w:rPr>
          <w:rFonts w:ascii="Calibri" w:eastAsia="Calibri" w:hAnsi="Calibri" w:cs="B Nazanin" w:hint="eastAsia"/>
          <w:kern w:val="2"/>
          <w:szCs w:val="24"/>
          <w:highlight w:val="yellow"/>
          <w:rtl/>
          <w:lang w:bidi="fa-IR"/>
          <w14:ligatures w14:val="standardContextual"/>
          <w:rPrChange w:id="49" w:author="Zahra Zeinolabedini" w:date="2026-10-14T12:19:00Z">
            <w:rPr>
              <w:rFonts w:ascii="Calibri" w:eastAsia="Calibri" w:hAnsi="Calibri" w:cs="B Nazanin" w:hint="eastAsia"/>
              <w:kern w:val="2"/>
              <w:szCs w:val="24"/>
              <w:rtl/>
              <w:lang w:bidi="fa-IR"/>
              <w14:ligatures w14:val="standardContextual"/>
            </w:rPr>
          </w:rPrChange>
        </w:rPr>
        <w:t>خدمات</w:t>
      </w:r>
      <w:r w:rsidRPr="00872119">
        <w:rPr>
          <w:rFonts w:ascii="Calibri" w:eastAsia="Calibri" w:hAnsi="Calibri" w:cs="B Nazanin"/>
          <w:kern w:val="2"/>
          <w:szCs w:val="24"/>
          <w:highlight w:val="yellow"/>
          <w:rtl/>
          <w:lang w:bidi="fa-IR"/>
          <w14:ligatures w14:val="standardContextual"/>
          <w:rPrChange w:id="50" w:author="Zahra Zeinolabedini" w:date="2026-10-14T12:19:00Z">
            <w:rPr>
              <w:rFonts w:ascii="Calibri" w:eastAsia="Calibri" w:hAnsi="Calibri" w:cs="B Nazanin"/>
              <w:kern w:val="2"/>
              <w:szCs w:val="24"/>
              <w:rtl/>
              <w:lang w:bidi="fa-IR"/>
              <w14:ligatures w14:val="standardContextual"/>
            </w:rPr>
          </w:rPrChange>
        </w:rPr>
        <w:t xml:space="preserve"> </w:t>
      </w:r>
      <w:r w:rsidRPr="00872119">
        <w:rPr>
          <w:rFonts w:ascii="Calibri" w:eastAsia="Calibri" w:hAnsi="Calibri" w:cs="B Nazanin" w:hint="eastAsia"/>
          <w:kern w:val="2"/>
          <w:szCs w:val="24"/>
          <w:highlight w:val="yellow"/>
          <w:rtl/>
          <w:lang w:bidi="fa-IR"/>
          <w14:ligatures w14:val="standardContextual"/>
          <w:rPrChange w:id="51" w:author="Zahra Zeinolabedini" w:date="2026-10-14T12:19:00Z">
            <w:rPr>
              <w:rFonts w:ascii="Calibri" w:eastAsia="Calibri" w:hAnsi="Calibri" w:cs="B Nazanin" w:hint="eastAsia"/>
              <w:kern w:val="2"/>
              <w:szCs w:val="24"/>
              <w:rtl/>
              <w:lang w:bidi="fa-IR"/>
              <w14:ligatures w14:val="standardContextual"/>
            </w:rPr>
          </w:rPrChange>
        </w:rPr>
        <w:t>سلامت</w:t>
      </w:r>
      <w:r w:rsidRPr="00872119">
        <w:rPr>
          <w:rFonts w:ascii="Calibri" w:eastAsia="Calibri" w:hAnsi="Calibri" w:cs="B Nazanin" w:hint="cs"/>
          <w:kern w:val="2"/>
          <w:szCs w:val="24"/>
          <w:highlight w:val="yellow"/>
          <w:rtl/>
          <w:lang w:bidi="fa-IR"/>
          <w14:ligatures w14:val="standardContextual"/>
          <w:rPrChange w:id="52" w:author="Zahra Zeinolabedini" w:date="2026-10-14T12:19:00Z">
            <w:rPr>
              <w:rFonts w:ascii="Calibri" w:eastAsia="Calibri" w:hAnsi="Calibri" w:cs="B Nazanin" w:hint="cs"/>
              <w:kern w:val="2"/>
              <w:szCs w:val="24"/>
              <w:rtl/>
              <w:lang w:bidi="fa-IR"/>
              <w14:ligatures w14:val="standardContextual"/>
            </w:rPr>
          </w:rPrChange>
        </w:rPr>
        <w:t>ی</w:t>
      </w:r>
      <w:r w:rsidRPr="00872119">
        <w:rPr>
          <w:rFonts w:ascii="Calibri" w:eastAsia="Calibri" w:hAnsi="Calibri" w:cs="B Nazanin" w:hint="eastAsia"/>
          <w:kern w:val="2"/>
          <w:szCs w:val="24"/>
          <w:highlight w:val="yellow"/>
          <w:rtl/>
          <w:lang w:bidi="fa-IR"/>
          <w14:ligatures w14:val="standardContextual"/>
          <w:rPrChange w:id="53" w:author="Zahra Zeinolabedini" w:date="2026-10-14T12:19:00Z">
            <w:rPr>
              <w:rFonts w:ascii="Calibri" w:eastAsia="Calibri" w:hAnsi="Calibri" w:cs="B Nazanin" w:hint="eastAsia"/>
              <w:kern w:val="2"/>
              <w:szCs w:val="24"/>
              <w:rtl/>
              <w:lang w:bidi="fa-IR"/>
              <w14:ligatures w14:val="standardContextual"/>
            </w:rPr>
          </w:rPrChange>
        </w:rPr>
        <w:t>،</w:t>
      </w:r>
      <w:r w:rsidRPr="00872119">
        <w:rPr>
          <w:rFonts w:ascii="Calibri" w:eastAsia="Calibri" w:hAnsi="Calibri" w:cs="B Nazanin"/>
          <w:kern w:val="2"/>
          <w:szCs w:val="24"/>
          <w:highlight w:val="yellow"/>
          <w:rtl/>
          <w:lang w:bidi="fa-IR"/>
          <w14:ligatures w14:val="standardContextual"/>
          <w:rPrChange w:id="54" w:author="Zahra Zeinolabedini" w:date="2026-10-14T12:19:00Z">
            <w:rPr>
              <w:rFonts w:ascii="Calibri" w:eastAsia="Calibri" w:hAnsi="Calibri" w:cs="B Nazanin"/>
              <w:kern w:val="2"/>
              <w:szCs w:val="24"/>
              <w:rtl/>
              <w:lang w:bidi="fa-IR"/>
              <w14:ligatures w14:val="standardContextual"/>
            </w:rPr>
          </w:rPrChange>
        </w:rPr>
        <w:t xml:space="preserve"> </w:t>
      </w:r>
      <w:r w:rsidRPr="00872119">
        <w:rPr>
          <w:rFonts w:ascii="Calibri" w:eastAsia="Calibri" w:hAnsi="Calibri" w:cs="B Nazanin" w:hint="eastAsia"/>
          <w:kern w:val="2"/>
          <w:szCs w:val="24"/>
          <w:highlight w:val="yellow"/>
          <w:rtl/>
          <w:lang w:bidi="fa-IR"/>
          <w14:ligatures w14:val="standardContextual"/>
          <w:rPrChange w:id="55" w:author="Zahra Zeinolabedini" w:date="2026-10-14T12:19:00Z">
            <w:rPr>
              <w:rFonts w:ascii="Calibri" w:eastAsia="Calibri" w:hAnsi="Calibri" w:cs="B Nazanin" w:hint="eastAsia"/>
              <w:kern w:val="2"/>
              <w:szCs w:val="24"/>
              <w:rtl/>
              <w:lang w:bidi="fa-IR"/>
              <w14:ligatures w14:val="standardContextual"/>
            </w:rPr>
          </w:rPrChange>
        </w:rPr>
        <w:t>آموزش</w:t>
      </w:r>
      <w:r w:rsidRPr="00872119">
        <w:rPr>
          <w:rFonts w:ascii="Calibri" w:eastAsia="Calibri" w:hAnsi="Calibri" w:cs="B Nazanin"/>
          <w:kern w:val="2"/>
          <w:szCs w:val="24"/>
          <w:highlight w:val="yellow"/>
          <w:rtl/>
          <w:lang w:bidi="fa-IR"/>
          <w14:ligatures w14:val="standardContextual"/>
          <w:rPrChange w:id="56" w:author="Zahra Zeinolabedini" w:date="2026-10-14T12:19:00Z">
            <w:rPr>
              <w:rFonts w:ascii="Calibri" w:eastAsia="Calibri" w:hAnsi="Calibri" w:cs="B Nazanin"/>
              <w:kern w:val="2"/>
              <w:szCs w:val="24"/>
              <w:rtl/>
              <w:lang w:bidi="fa-IR"/>
              <w14:ligatures w14:val="standardContextual"/>
            </w:rPr>
          </w:rPrChange>
        </w:rPr>
        <w:t xml:space="preserve"> </w:t>
      </w:r>
      <w:r w:rsidRPr="00872119">
        <w:rPr>
          <w:rFonts w:ascii="Calibri" w:eastAsia="Calibri" w:hAnsi="Calibri" w:cs="B Nazanin" w:hint="eastAsia"/>
          <w:kern w:val="2"/>
          <w:szCs w:val="24"/>
          <w:highlight w:val="yellow"/>
          <w:rtl/>
          <w:lang w:bidi="fa-IR"/>
          <w14:ligatures w14:val="standardContextual"/>
          <w:rPrChange w:id="57" w:author="Zahra Zeinolabedini" w:date="2026-10-14T12:19:00Z">
            <w:rPr>
              <w:rFonts w:ascii="Calibri" w:eastAsia="Calibri" w:hAnsi="Calibri" w:cs="B Nazanin" w:hint="eastAsia"/>
              <w:kern w:val="2"/>
              <w:szCs w:val="24"/>
              <w:rtl/>
              <w:lang w:bidi="fa-IR"/>
              <w14:ligatures w14:val="standardContextual"/>
            </w:rPr>
          </w:rPrChange>
        </w:rPr>
        <w:t>و</w:t>
      </w:r>
      <w:r w:rsidRPr="00872119">
        <w:rPr>
          <w:rFonts w:ascii="Calibri" w:eastAsia="Calibri" w:hAnsi="Calibri" w:cs="B Nazanin"/>
          <w:kern w:val="2"/>
          <w:szCs w:val="24"/>
          <w:highlight w:val="yellow"/>
          <w:rtl/>
          <w:lang w:bidi="fa-IR"/>
          <w14:ligatures w14:val="standardContextual"/>
          <w:rPrChange w:id="58" w:author="Zahra Zeinolabedini" w:date="2026-10-14T12:19:00Z">
            <w:rPr>
              <w:rFonts w:ascii="Calibri" w:eastAsia="Calibri" w:hAnsi="Calibri" w:cs="B Nazanin"/>
              <w:kern w:val="2"/>
              <w:szCs w:val="24"/>
              <w:rtl/>
              <w:lang w:bidi="fa-IR"/>
              <w14:ligatures w14:val="standardContextual"/>
            </w:rPr>
          </w:rPrChange>
        </w:rPr>
        <w:t xml:space="preserve"> </w:t>
      </w:r>
      <w:r w:rsidRPr="00872119">
        <w:rPr>
          <w:rFonts w:ascii="Calibri" w:eastAsia="Calibri" w:hAnsi="Calibri" w:cs="B Nazanin" w:hint="eastAsia"/>
          <w:kern w:val="2"/>
          <w:szCs w:val="24"/>
          <w:highlight w:val="yellow"/>
          <w:rtl/>
          <w:lang w:bidi="fa-IR"/>
          <w14:ligatures w14:val="standardContextual"/>
          <w:rPrChange w:id="59" w:author="Zahra Zeinolabedini" w:date="2026-10-14T12:19:00Z">
            <w:rPr>
              <w:rFonts w:ascii="Calibri" w:eastAsia="Calibri" w:hAnsi="Calibri" w:cs="B Nazanin" w:hint="eastAsia"/>
              <w:kern w:val="2"/>
              <w:szCs w:val="24"/>
              <w:rtl/>
              <w:lang w:bidi="fa-IR"/>
              <w14:ligatures w14:val="standardContextual"/>
            </w:rPr>
          </w:rPrChange>
        </w:rPr>
        <w:t>توسعه</w:t>
      </w:r>
      <w:r w:rsidRPr="00872119">
        <w:rPr>
          <w:rFonts w:ascii="Calibri" w:eastAsia="Calibri" w:hAnsi="Calibri" w:cs="B Nazanin"/>
          <w:kern w:val="2"/>
          <w:szCs w:val="24"/>
          <w:highlight w:val="yellow"/>
          <w:rtl/>
          <w:lang w:bidi="fa-IR"/>
          <w14:ligatures w14:val="standardContextual"/>
          <w:rPrChange w:id="60" w:author="Zahra Zeinolabedini" w:date="2026-10-14T12:19:00Z">
            <w:rPr>
              <w:rFonts w:ascii="Calibri" w:eastAsia="Calibri" w:hAnsi="Calibri" w:cs="B Nazanin"/>
              <w:kern w:val="2"/>
              <w:szCs w:val="24"/>
              <w:rtl/>
              <w:lang w:bidi="fa-IR"/>
              <w14:ligatures w14:val="standardContextual"/>
            </w:rPr>
          </w:rPrChange>
        </w:rPr>
        <w:t xml:space="preserve"> </w:t>
      </w:r>
      <w:r w:rsidRPr="00872119">
        <w:rPr>
          <w:rFonts w:ascii="Calibri" w:eastAsia="Calibri" w:hAnsi="Calibri" w:cs="B Nazanin" w:hint="eastAsia"/>
          <w:kern w:val="2"/>
          <w:szCs w:val="24"/>
          <w:highlight w:val="yellow"/>
          <w:rtl/>
          <w:lang w:bidi="fa-IR"/>
          <w14:ligatures w14:val="standardContextual"/>
          <w:rPrChange w:id="61" w:author="Zahra Zeinolabedini" w:date="2026-10-14T12:19:00Z">
            <w:rPr>
              <w:rFonts w:ascii="Calibri" w:eastAsia="Calibri" w:hAnsi="Calibri" w:cs="B Nazanin" w:hint="eastAsia"/>
              <w:kern w:val="2"/>
              <w:szCs w:val="24"/>
              <w:rtl/>
              <w:lang w:bidi="fa-IR"/>
              <w14:ligatures w14:val="standardContextual"/>
            </w:rPr>
          </w:rPrChange>
        </w:rPr>
        <w:t>فرد</w:t>
      </w:r>
      <w:r w:rsidRPr="00872119">
        <w:rPr>
          <w:rFonts w:ascii="Calibri" w:eastAsia="Calibri" w:hAnsi="Calibri" w:cs="B Nazanin" w:hint="cs"/>
          <w:kern w:val="2"/>
          <w:szCs w:val="24"/>
          <w:highlight w:val="yellow"/>
          <w:rtl/>
          <w:lang w:bidi="fa-IR"/>
          <w14:ligatures w14:val="standardContextual"/>
          <w:rPrChange w:id="62" w:author="Zahra Zeinolabedini" w:date="2026-10-14T12:19:00Z">
            <w:rPr>
              <w:rFonts w:ascii="Calibri" w:eastAsia="Calibri" w:hAnsi="Calibri" w:cs="B Nazanin" w:hint="cs"/>
              <w:kern w:val="2"/>
              <w:szCs w:val="24"/>
              <w:rtl/>
              <w:lang w:bidi="fa-IR"/>
              <w14:ligatures w14:val="standardContextual"/>
            </w:rPr>
          </w:rPrChange>
        </w:rPr>
        <w:t>ی</w:t>
      </w:r>
      <w:r w:rsidRPr="00872119">
        <w:rPr>
          <w:rFonts w:ascii="Calibri" w:eastAsia="Calibri" w:hAnsi="Calibri" w:cs="B Nazanin"/>
          <w:kern w:val="2"/>
          <w:szCs w:val="24"/>
          <w:highlight w:val="yellow"/>
          <w:rtl/>
          <w:lang w:bidi="fa-IR"/>
          <w14:ligatures w14:val="standardContextual"/>
          <w:rPrChange w:id="63" w:author="Zahra Zeinolabedini" w:date="2026-10-14T12:19:00Z">
            <w:rPr>
              <w:rFonts w:ascii="Calibri" w:eastAsia="Calibri" w:hAnsi="Calibri" w:cs="B Nazanin"/>
              <w:kern w:val="2"/>
              <w:szCs w:val="24"/>
              <w:rtl/>
              <w:lang w:bidi="fa-IR"/>
              <w14:ligatures w14:val="standardContextual"/>
            </w:rPr>
          </w:rPrChange>
        </w:rPr>
        <w:t xml:space="preserve"> </w:t>
      </w:r>
      <w:r w:rsidRPr="00872119">
        <w:rPr>
          <w:rFonts w:ascii="Calibri" w:eastAsia="Calibri" w:hAnsi="Calibri" w:cs="B Nazanin" w:hint="eastAsia"/>
          <w:kern w:val="2"/>
          <w:szCs w:val="24"/>
          <w:highlight w:val="yellow"/>
          <w:rtl/>
          <w:lang w:bidi="fa-IR"/>
          <w14:ligatures w14:val="standardContextual"/>
          <w:rPrChange w:id="64" w:author="Zahra Zeinolabedini" w:date="2026-10-14T12:19:00Z">
            <w:rPr>
              <w:rFonts w:ascii="Calibri" w:eastAsia="Calibri" w:hAnsi="Calibri" w:cs="B Nazanin" w:hint="eastAsia"/>
              <w:kern w:val="2"/>
              <w:szCs w:val="24"/>
              <w:rtl/>
              <w:lang w:bidi="fa-IR"/>
              <w14:ligatures w14:val="standardContextual"/>
            </w:rPr>
          </w:rPrChange>
        </w:rPr>
        <w:t>،</w:t>
      </w:r>
      <w:r w:rsidRPr="00872119">
        <w:rPr>
          <w:rFonts w:ascii="Calibri" w:eastAsia="Calibri" w:hAnsi="Calibri" w:cs="B Nazanin"/>
          <w:kern w:val="2"/>
          <w:szCs w:val="24"/>
          <w:highlight w:val="yellow"/>
          <w:rtl/>
          <w:lang w:bidi="fa-IR"/>
          <w14:ligatures w14:val="standardContextual"/>
          <w:rPrChange w:id="65" w:author="Zahra Zeinolabedini" w:date="2026-10-14T12:19:00Z">
            <w:rPr>
              <w:rFonts w:ascii="Calibri" w:eastAsia="Calibri" w:hAnsi="Calibri" w:cs="B Nazanin"/>
              <w:kern w:val="2"/>
              <w:szCs w:val="24"/>
              <w:rtl/>
              <w:lang w:bidi="fa-IR"/>
              <w14:ligatures w14:val="standardContextual"/>
            </w:rPr>
          </w:rPrChange>
        </w:rPr>
        <w:t xml:space="preserve"> </w:t>
      </w:r>
      <w:r w:rsidRPr="00872119">
        <w:rPr>
          <w:rFonts w:ascii="Calibri" w:eastAsia="Calibri" w:hAnsi="Calibri" w:cs="B Nazanin" w:hint="eastAsia"/>
          <w:kern w:val="2"/>
          <w:szCs w:val="24"/>
          <w:highlight w:val="yellow"/>
          <w:rtl/>
          <w:lang w:bidi="fa-IR"/>
          <w14:ligatures w14:val="standardContextual"/>
          <w:rPrChange w:id="66" w:author="Zahra Zeinolabedini" w:date="2026-10-14T12:19:00Z">
            <w:rPr>
              <w:rFonts w:ascii="Calibri" w:eastAsia="Calibri" w:hAnsi="Calibri" w:cs="B Nazanin" w:hint="eastAsia"/>
              <w:kern w:val="2"/>
              <w:szCs w:val="24"/>
              <w:rtl/>
              <w:lang w:bidi="fa-IR"/>
              <w14:ligatures w14:val="standardContextual"/>
            </w:rPr>
          </w:rPrChange>
        </w:rPr>
        <w:t>خدمات</w:t>
      </w:r>
      <w:r w:rsidRPr="00872119">
        <w:rPr>
          <w:rFonts w:ascii="Calibri" w:eastAsia="Calibri" w:hAnsi="Calibri" w:cs="B Nazanin"/>
          <w:kern w:val="2"/>
          <w:szCs w:val="24"/>
          <w:highlight w:val="yellow"/>
          <w:rtl/>
          <w:lang w:bidi="fa-IR"/>
          <w14:ligatures w14:val="standardContextual"/>
          <w:rPrChange w:id="67" w:author="Zahra Zeinolabedini" w:date="2026-10-14T12:19:00Z">
            <w:rPr>
              <w:rFonts w:ascii="Calibri" w:eastAsia="Calibri" w:hAnsi="Calibri" w:cs="B Nazanin"/>
              <w:kern w:val="2"/>
              <w:szCs w:val="24"/>
              <w:rtl/>
              <w:lang w:bidi="fa-IR"/>
              <w14:ligatures w14:val="standardContextual"/>
            </w:rPr>
          </w:rPrChange>
        </w:rPr>
        <w:t xml:space="preserve"> </w:t>
      </w:r>
      <w:r w:rsidRPr="00872119">
        <w:rPr>
          <w:rFonts w:ascii="Calibri" w:eastAsia="Calibri" w:hAnsi="Calibri" w:cs="B Nazanin" w:hint="eastAsia"/>
          <w:kern w:val="2"/>
          <w:szCs w:val="24"/>
          <w:highlight w:val="yellow"/>
          <w:rtl/>
          <w:lang w:bidi="fa-IR"/>
          <w14:ligatures w14:val="standardContextual"/>
          <w:rPrChange w:id="68" w:author="Zahra Zeinolabedini" w:date="2026-10-14T12:19:00Z">
            <w:rPr>
              <w:rFonts w:ascii="Calibri" w:eastAsia="Calibri" w:hAnsi="Calibri" w:cs="B Nazanin" w:hint="eastAsia"/>
              <w:kern w:val="2"/>
              <w:szCs w:val="24"/>
              <w:rtl/>
              <w:lang w:bidi="fa-IR"/>
              <w14:ligatures w14:val="standardContextual"/>
            </w:rPr>
          </w:rPrChange>
        </w:rPr>
        <w:t>خودرو</w:t>
      </w:r>
      <w:r w:rsidRPr="00872119">
        <w:rPr>
          <w:rFonts w:ascii="Calibri" w:eastAsia="Calibri" w:hAnsi="Calibri" w:cs="B Nazanin" w:hint="cs"/>
          <w:kern w:val="2"/>
          <w:szCs w:val="24"/>
          <w:highlight w:val="yellow"/>
          <w:rtl/>
          <w:lang w:bidi="fa-IR"/>
          <w14:ligatures w14:val="standardContextual"/>
          <w:rPrChange w:id="69" w:author="Zahra Zeinolabedini" w:date="2026-10-14T12:19:00Z">
            <w:rPr>
              <w:rFonts w:ascii="Calibri" w:eastAsia="Calibri" w:hAnsi="Calibri" w:cs="B Nazanin" w:hint="cs"/>
              <w:kern w:val="2"/>
              <w:szCs w:val="24"/>
              <w:rtl/>
              <w:lang w:bidi="fa-IR"/>
              <w14:ligatures w14:val="standardContextual"/>
            </w:rPr>
          </w:rPrChange>
        </w:rPr>
        <w:t>یی</w:t>
      </w:r>
      <w:r w:rsidRPr="00872119">
        <w:rPr>
          <w:rFonts w:ascii="Calibri" w:eastAsia="Calibri" w:hAnsi="Calibri" w:cs="B Nazanin"/>
          <w:kern w:val="2"/>
          <w:szCs w:val="24"/>
          <w:highlight w:val="yellow"/>
          <w:rtl/>
          <w:lang w:bidi="fa-IR"/>
          <w14:ligatures w14:val="standardContextual"/>
          <w:rPrChange w:id="70" w:author="Zahra Zeinolabedini" w:date="2026-10-14T12:19:00Z">
            <w:rPr>
              <w:rFonts w:ascii="Calibri" w:eastAsia="Calibri" w:hAnsi="Calibri" w:cs="B Nazanin"/>
              <w:kern w:val="2"/>
              <w:szCs w:val="24"/>
              <w:rtl/>
              <w:lang w:bidi="fa-IR"/>
              <w14:ligatures w14:val="standardContextual"/>
            </w:rPr>
          </w:rPrChange>
        </w:rPr>
        <w:t xml:space="preserve"> </w:t>
      </w:r>
      <w:r w:rsidRPr="00872119">
        <w:rPr>
          <w:rFonts w:ascii="Calibri" w:eastAsia="Calibri" w:hAnsi="Calibri" w:cs="B Nazanin" w:hint="eastAsia"/>
          <w:kern w:val="2"/>
          <w:szCs w:val="24"/>
          <w:highlight w:val="yellow"/>
          <w:rtl/>
          <w:lang w:bidi="fa-IR"/>
          <w14:ligatures w14:val="standardContextual"/>
          <w:rPrChange w:id="71" w:author="Zahra Zeinolabedini" w:date="2026-10-14T12:19:00Z">
            <w:rPr>
              <w:rFonts w:ascii="Calibri" w:eastAsia="Calibri" w:hAnsi="Calibri" w:cs="B Nazanin" w:hint="eastAsia"/>
              <w:kern w:val="2"/>
              <w:szCs w:val="24"/>
              <w:rtl/>
              <w:lang w:bidi="fa-IR"/>
              <w14:ligatures w14:val="standardContextual"/>
            </w:rPr>
          </w:rPrChange>
        </w:rPr>
        <w:t>،</w:t>
      </w:r>
      <w:r w:rsidRPr="00872119">
        <w:rPr>
          <w:rFonts w:ascii="Calibri" w:eastAsia="Calibri" w:hAnsi="Calibri" w:cs="B Nazanin"/>
          <w:kern w:val="2"/>
          <w:szCs w:val="24"/>
          <w:highlight w:val="yellow"/>
          <w:rtl/>
          <w:lang w:bidi="fa-IR"/>
          <w14:ligatures w14:val="standardContextual"/>
          <w:rPrChange w:id="72" w:author="Zahra Zeinolabedini" w:date="2026-10-14T12:19:00Z">
            <w:rPr>
              <w:rFonts w:ascii="Calibri" w:eastAsia="Calibri" w:hAnsi="Calibri" w:cs="B Nazanin"/>
              <w:kern w:val="2"/>
              <w:szCs w:val="24"/>
              <w:rtl/>
              <w:lang w:bidi="fa-IR"/>
              <w14:ligatures w14:val="standardContextual"/>
            </w:rPr>
          </w:rPrChange>
        </w:rPr>
        <w:t xml:space="preserve"> </w:t>
      </w:r>
      <w:r w:rsidRPr="00872119">
        <w:rPr>
          <w:rFonts w:ascii="Calibri" w:eastAsia="Calibri" w:hAnsi="Calibri" w:cs="B Nazanin" w:hint="eastAsia"/>
          <w:kern w:val="2"/>
          <w:szCs w:val="24"/>
          <w:highlight w:val="yellow"/>
          <w:rtl/>
          <w:lang w:bidi="fa-IR"/>
          <w14:ligatures w14:val="standardContextual"/>
          <w:rPrChange w:id="73" w:author="Zahra Zeinolabedini" w:date="2026-10-14T12:19:00Z">
            <w:rPr>
              <w:rFonts w:ascii="Calibri" w:eastAsia="Calibri" w:hAnsi="Calibri" w:cs="B Nazanin" w:hint="eastAsia"/>
              <w:kern w:val="2"/>
              <w:szCs w:val="24"/>
              <w:rtl/>
              <w:lang w:bidi="fa-IR"/>
              <w14:ligatures w14:val="standardContextual"/>
            </w:rPr>
          </w:rPrChange>
        </w:rPr>
        <w:t>خدمات</w:t>
      </w:r>
      <w:r w:rsidRPr="00872119">
        <w:rPr>
          <w:rFonts w:ascii="Calibri" w:eastAsia="Calibri" w:hAnsi="Calibri" w:cs="B Nazanin"/>
          <w:kern w:val="2"/>
          <w:szCs w:val="24"/>
          <w:highlight w:val="yellow"/>
          <w:rtl/>
          <w:lang w:bidi="fa-IR"/>
          <w14:ligatures w14:val="standardContextual"/>
          <w:rPrChange w:id="74" w:author="Zahra Zeinolabedini" w:date="2026-10-14T12:19:00Z">
            <w:rPr>
              <w:rFonts w:ascii="Calibri" w:eastAsia="Calibri" w:hAnsi="Calibri" w:cs="B Nazanin"/>
              <w:kern w:val="2"/>
              <w:szCs w:val="24"/>
              <w:rtl/>
              <w:lang w:bidi="fa-IR"/>
              <w14:ligatures w14:val="standardContextual"/>
            </w:rPr>
          </w:rPrChange>
        </w:rPr>
        <w:t xml:space="preserve"> </w:t>
      </w:r>
      <w:r w:rsidRPr="00872119">
        <w:rPr>
          <w:rFonts w:ascii="Calibri" w:eastAsia="Calibri" w:hAnsi="Calibri" w:cs="B Nazanin" w:hint="eastAsia"/>
          <w:kern w:val="2"/>
          <w:szCs w:val="24"/>
          <w:highlight w:val="yellow"/>
          <w:rtl/>
          <w:lang w:bidi="fa-IR"/>
          <w14:ligatures w14:val="standardContextual"/>
          <w:rPrChange w:id="75" w:author="Zahra Zeinolabedini" w:date="2026-10-14T12:19:00Z">
            <w:rPr>
              <w:rFonts w:ascii="Calibri" w:eastAsia="Calibri" w:hAnsi="Calibri" w:cs="B Nazanin" w:hint="eastAsia"/>
              <w:kern w:val="2"/>
              <w:szCs w:val="24"/>
              <w:rtl/>
              <w:lang w:bidi="fa-IR"/>
              <w14:ligatures w14:val="standardContextual"/>
            </w:rPr>
          </w:rPrChange>
        </w:rPr>
        <w:t>شهروند</w:t>
      </w:r>
      <w:r w:rsidRPr="00872119">
        <w:rPr>
          <w:rFonts w:ascii="Calibri" w:eastAsia="Calibri" w:hAnsi="Calibri" w:cs="B Nazanin" w:hint="cs"/>
          <w:kern w:val="2"/>
          <w:szCs w:val="24"/>
          <w:highlight w:val="yellow"/>
          <w:rtl/>
          <w:lang w:bidi="fa-IR"/>
          <w14:ligatures w14:val="standardContextual"/>
          <w:rPrChange w:id="76" w:author="Zahra Zeinolabedini" w:date="2026-10-14T12:19:00Z">
            <w:rPr>
              <w:rFonts w:ascii="Calibri" w:eastAsia="Calibri" w:hAnsi="Calibri" w:cs="B Nazanin" w:hint="cs"/>
              <w:kern w:val="2"/>
              <w:szCs w:val="24"/>
              <w:rtl/>
              <w:lang w:bidi="fa-IR"/>
              <w14:ligatures w14:val="standardContextual"/>
            </w:rPr>
          </w:rPrChange>
        </w:rPr>
        <w:t>ی</w:t>
      </w:r>
      <w:r w:rsidRPr="00872119">
        <w:rPr>
          <w:rFonts w:ascii="Calibri" w:eastAsia="Calibri" w:hAnsi="Calibri" w:cs="B Nazanin"/>
          <w:kern w:val="2"/>
          <w:szCs w:val="24"/>
          <w:highlight w:val="yellow"/>
          <w:rtl/>
          <w:lang w:bidi="fa-IR"/>
          <w14:ligatures w14:val="standardContextual"/>
          <w:rPrChange w:id="77" w:author="Zahra Zeinolabedini" w:date="2026-10-14T12:19:00Z">
            <w:rPr>
              <w:rFonts w:ascii="Calibri" w:eastAsia="Calibri" w:hAnsi="Calibri" w:cs="B Nazanin"/>
              <w:kern w:val="2"/>
              <w:szCs w:val="24"/>
              <w:rtl/>
              <w:lang w:bidi="fa-IR"/>
              <w14:ligatures w14:val="standardContextual"/>
            </w:rPr>
          </w:rPrChange>
        </w:rPr>
        <w:t>)</w:t>
      </w:r>
      <w:commentRangeEnd w:id="1"/>
      <w:r>
        <w:rPr>
          <w:rStyle w:val="CommentReference"/>
        </w:rPr>
        <w:commentReference w:id="1"/>
      </w:r>
    </w:p>
    <w:p w14:paraId="486FC854" w14:textId="574F9046" w:rsidR="00A47B9D" w:rsidRPr="002872AD" w:rsidRDefault="00CA1267" w:rsidP="00872119">
      <w:pPr>
        <w:pStyle w:val="ListParagraph"/>
        <w:bidi/>
        <w:spacing w:after="60"/>
        <w:jc w:val="both"/>
        <w:rPr>
          <w:rFonts w:cs="B Nazanin"/>
          <w:rtl/>
          <w:lang w:bidi="fa-IR"/>
          <w:rPrChange w:id="78" w:author="Ali Tolouei" w:date="2026-10-18T09:36:00Z">
            <w:rPr>
              <w:rFonts w:cs="B Nazanin"/>
              <w:sz w:val="24"/>
              <w:szCs w:val="24"/>
              <w:rtl/>
              <w:lang w:bidi="fa-IR"/>
            </w:rPr>
          </w:rPrChange>
        </w:rPr>
      </w:pPr>
      <w:ins w:id="79" w:author="Ali Tolouei" w:date="2026-10-18T09:26:00Z">
        <w:r w:rsidRPr="002872AD">
          <w:rPr>
            <w:rFonts w:cs="B Nazanin"/>
            <w:rtl/>
            <w:lang w:bidi="fa-IR"/>
            <w:rPrChange w:id="80" w:author="Ali Tolouei" w:date="2026-10-18T09:36:00Z">
              <w:rPr>
                <w:rFonts w:cs="B Nazanin"/>
                <w:sz w:val="24"/>
                <w:szCs w:val="24"/>
                <w:rtl/>
                <w:lang w:bidi="fa-IR"/>
              </w:rPr>
            </w:rPrChange>
          </w:rPr>
          <w:t xml:space="preserve">خدمات </w:t>
        </w:r>
      </w:ins>
      <w:r w:rsidR="00A47B9D" w:rsidRPr="002872AD">
        <w:rPr>
          <w:rFonts w:cs="B Nazanin" w:hint="cs"/>
          <w:rtl/>
          <w:lang w:bidi="fa-IR"/>
          <w:rPrChange w:id="81" w:author="Ali Tolouei" w:date="2026-10-18T09:36:00Z">
            <w:rPr>
              <w:rFonts w:cs="B Nazanin" w:hint="cs"/>
              <w:sz w:val="24"/>
              <w:szCs w:val="24"/>
              <w:rtl/>
              <w:lang w:bidi="fa-IR"/>
            </w:rPr>
          </w:rPrChange>
        </w:rPr>
        <w:t>بانکی</w:t>
      </w:r>
      <w:r w:rsidR="00A47B9D" w:rsidRPr="002872AD">
        <w:rPr>
          <w:rFonts w:cs="B Nazanin"/>
          <w:rtl/>
          <w:lang w:bidi="fa-IR"/>
          <w:rPrChange w:id="82" w:author="Ali Tolouei" w:date="2026-10-18T09:36:00Z">
            <w:rPr>
              <w:rFonts w:cs="B Nazanin"/>
              <w:sz w:val="24"/>
              <w:szCs w:val="24"/>
              <w:rtl/>
              <w:lang w:bidi="fa-IR"/>
            </w:rPr>
          </w:rPrChange>
        </w:rPr>
        <w:t xml:space="preserve"> و </w:t>
      </w:r>
      <w:r w:rsidR="00A47B9D" w:rsidRPr="002872AD">
        <w:rPr>
          <w:rFonts w:cs="B Nazanin" w:hint="cs"/>
          <w:rtl/>
          <w:lang w:bidi="fa-IR"/>
          <w:rPrChange w:id="83" w:author="Ali Tolouei" w:date="2026-10-18T09:36:00Z">
            <w:rPr>
              <w:rFonts w:cs="B Nazanin" w:hint="cs"/>
              <w:sz w:val="24"/>
              <w:szCs w:val="24"/>
              <w:rtl/>
              <w:lang w:bidi="fa-IR"/>
            </w:rPr>
          </w:rPrChange>
        </w:rPr>
        <w:t>مالی</w:t>
      </w:r>
    </w:p>
    <w:p w14:paraId="31FB485D" w14:textId="6754CAB7" w:rsidR="00A47B9D" w:rsidRPr="002872AD" w:rsidRDefault="00CA1267" w:rsidP="00A47B9D">
      <w:pPr>
        <w:pStyle w:val="ListParagraph"/>
        <w:bidi/>
        <w:spacing w:after="60"/>
        <w:jc w:val="both"/>
        <w:rPr>
          <w:rFonts w:cs="B Nazanin"/>
          <w:rtl/>
          <w:lang w:bidi="fa-IR"/>
          <w:rPrChange w:id="84" w:author="Ali Tolouei" w:date="2026-10-18T09:36:00Z">
            <w:rPr>
              <w:rFonts w:cs="B Nazanin"/>
              <w:sz w:val="24"/>
              <w:szCs w:val="24"/>
              <w:rtl/>
              <w:lang w:bidi="fa-IR"/>
            </w:rPr>
          </w:rPrChange>
        </w:rPr>
      </w:pPr>
      <w:ins w:id="85" w:author="Ali Tolouei" w:date="2026-10-18T09:26:00Z">
        <w:r w:rsidRPr="002872AD">
          <w:rPr>
            <w:rFonts w:cs="B Nazanin"/>
            <w:rtl/>
            <w:lang w:bidi="fa-IR"/>
            <w:rPrChange w:id="86" w:author="Ali Tolouei" w:date="2026-10-18T09:36:00Z">
              <w:rPr>
                <w:rFonts w:cs="B Nazanin"/>
                <w:sz w:val="24"/>
                <w:szCs w:val="24"/>
                <w:rtl/>
                <w:lang w:bidi="fa-IR"/>
              </w:rPr>
            </w:rPrChange>
          </w:rPr>
          <w:t xml:space="preserve">خدمات </w:t>
        </w:r>
      </w:ins>
      <w:r w:rsidR="00A47B9D" w:rsidRPr="002872AD">
        <w:rPr>
          <w:rFonts w:cs="B Nazanin" w:hint="cs"/>
          <w:rtl/>
          <w:lang w:bidi="fa-IR"/>
          <w:rPrChange w:id="87" w:author="Ali Tolouei" w:date="2026-10-18T09:36:00Z">
            <w:rPr>
              <w:rFonts w:cs="B Nazanin" w:hint="cs"/>
              <w:sz w:val="24"/>
              <w:szCs w:val="24"/>
              <w:rtl/>
              <w:lang w:bidi="fa-IR"/>
            </w:rPr>
          </w:rPrChange>
        </w:rPr>
        <w:t>اپراتوری</w:t>
      </w:r>
    </w:p>
    <w:p w14:paraId="09C31DE7" w14:textId="5FFDD2D2" w:rsidR="00A47B9D" w:rsidRPr="002872AD" w:rsidRDefault="00CA1267" w:rsidP="00A47B9D">
      <w:pPr>
        <w:pStyle w:val="ListParagraph"/>
        <w:bidi/>
        <w:spacing w:after="60"/>
        <w:jc w:val="both"/>
        <w:rPr>
          <w:rFonts w:cs="B Nazanin"/>
          <w:rtl/>
          <w:lang w:bidi="fa-IR"/>
          <w:rPrChange w:id="88" w:author="Ali Tolouei" w:date="2026-10-18T09:36:00Z">
            <w:rPr>
              <w:rFonts w:cs="B Nazanin"/>
              <w:sz w:val="24"/>
              <w:szCs w:val="24"/>
              <w:rtl/>
              <w:lang w:bidi="fa-IR"/>
            </w:rPr>
          </w:rPrChange>
        </w:rPr>
      </w:pPr>
      <w:ins w:id="89" w:author="Ali Tolouei" w:date="2026-10-18T09:26:00Z">
        <w:r w:rsidRPr="002872AD">
          <w:rPr>
            <w:rFonts w:cs="B Nazanin"/>
            <w:rtl/>
            <w:lang w:bidi="fa-IR"/>
            <w:rPrChange w:id="90" w:author="Ali Tolouei" w:date="2026-10-18T09:36:00Z">
              <w:rPr>
                <w:rFonts w:cs="B Nazanin"/>
                <w:sz w:val="24"/>
                <w:szCs w:val="24"/>
                <w:rtl/>
                <w:lang w:bidi="fa-IR"/>
              </w:rPr>
            </w:rPrChange>
          </w:rPr>
          <w:t xml:space="preserve">خدمات </w:t>
        </w:r>
      </w:ins>
      <w:r w:rsidR="00B35DE3" w:rsidRPr="002872AD">
        <w:rPr>
          <w:rFonts w:cs="B Nazanin" w:hint="cs"/>
          <w:rtl/>
          <w:lang w:bidi="fa-IR"/>
          <w:rPrChange w:id="91" w:author="Ali Tolouei" w:date="2026-10-18T09:36:00Z">
            <w:rPr>
              <w:rFonts w:cs="B Nazanin" w:hint="cs"/>
              <w:sz w:val="24"/>
              <w:szCs w:val="24"/>
              <w:rtl/>
              <w:lang w:bidi="fa-IR"/>
            </w:rPr>
          </w:rPrChange>
        </w:rPr>
        <w:t>بیمه</w:t>
      </w:r>
    </w:p>
    <w:p w14:paraId="468C0AA5" w14:textId="4C54727E" w:rsidR="00B35DE3" w:rsidRPr="002872AD" w:rsidDel="00CA1267" w:rsidRDefault="00CA1267" w:rsidP="00CA1267">
      <w:pPr>
        <w:pStyle w:val="ListParagraph"/>
        <w:bidi/>
        <w:spacing w:after="60"/>
        <w:rPr>
          <w:del w:id="92" w:author="Ali Tolouei" w:date="2026-10-18T09:26:00Z"/>
          <w:rFonts w:cs="B Nazanin"/>
          <w:rtl/>
          <w:lang w:bidi="fa-IR"/>
          <w:rPrChange w:id="93" w:author="Ali Tolouei" w:date="2026-10-18T09:36:00Z">
            <w:rPr>
              <w:del w:id="94" w:author="Ali Tolouei" w:date="2026-10-18T09:26:00Z"/>
              <w:rFonts w:cs="B Nazanin"/>
              <w:sz w:val="24"/>
              <w:szCs w:val="24"/>
              <w:rtl/>
              <w:lang w:bidi="fa-IR"/>
            </w:rPr>
          </w:rPrChange>
        </w:rPr>
      </w:pPr>
      <w:ins w:id="95" w:author="Ali Tolouei" w:date="2026-10-18T09:27:00Z">
        <w:r w:rsidRPr="002872AD">
          <w:rPr>
            <w:rFonts w:cs="B Nazanin"/>
            <w:rtl/>
            <w:lang w:bidi="fa-IR"/>
            <w:rPrChange w:id="96" w:author="Ali Tolouei" w:date="2026-10-18T09:36:00Z">
              <w:rPr>
                <w:rFonts w:cs="B Nazanin"/>
                <w:sz w:val="24"/>
                <w:szCs w:val="24"/>
                <w:rtl/>
                <w:lang w:bidi="fa-IR"/>
              </w:rPr>
            </w:rPrChange>
          </w:rPr>
          <w:t>خدمات فروشگاه</w:t>
        </w:r>
        <w:r w:rsidRPr="002872AD">
          <w:rPr>
            <w:rFonts w:cs="B Nazanin" w:hint="cs"/>
            <w:rtl/>
            <w:lang w:bidi="fa-IR"/>
            <w:rPrChange w:id="97" w:author="Ali Tolouei" w:date="2026-10-18T09:36:00Z">
              <w:rPr>
                <w:rFonts w:cs="B Nazanin" w:hint="cs"/>
                <w:sz w:val="24"/>
                <w:szCs w:val="24"/>
                <w:rtl/>
                <w:lang w:bidi="fa-IR"/>
              </w:rPr>
            </w:rPrChange>
          </w:rPr>
          <w:t>ی</w:t>
        </w:r>
        <w:r w:rsidRPr="002872AD">
          <w:rPr>
            <w:rFonts w:cs="B Nazanin"/>
            <w:rtl/>
            <w:lang w:bidi="fa-IR"/>
            <w:rPrChange w:id="98" w:author="Ali Tolouei" w:date="2026-10-18T09:36:00Z">
              <w:rPr>
                <w:rFonts w:cs="B Nazanin"/>
                <w:sz w:val="24"/>
                <w:szCs w:val="24"/>
                <w:rtl/>
                <w:lang w:bidi="fa-IR"/>
              </w:rPr>
            </w:rPrChange>
          </w:rPr>
          <w:t xml:space="preserve"> </w:t>
        </w:r>
      </w:ins>
      <w:del w:id="99" w:author="Ali Tolouei" w:date="2026-10-18T09:26:00Z">
        <w:r w:rsidR="00B35DE3" w:rsidRPr="002872AD" w:rsidDel="00CA1267">
          <w:rPr>
            <w:rFonts w:cs="B Nazanin"/>
            <w:rtl/>
            <w:lang w:bidi="fa-IR"/>
            <w:rPrChange w:id="100" w:author="Ali Tolouei" w:date="2026-10-18T09:36:00Z">
              <w:rPr>
                <w:rFonts w:cs="B Nazanin"/>
                <w:sz w:val="24"/>
                <w:szCs w:val="24"/>
                <w:rtl/>
                <w:lang w:bidi="fa-IR"/>
              </w:rPr>
            </w:rPrChange>
          </w:rPr>
          <w:delText xml:space="preserve">سفر و </w:delText>
        </w:r>
        <w:r w:rsidR="00B35DE3" w:rsidRPr="002872AD" w:rsidDel="00CA1267">
          <w:rPr>
            <w:rFonts w:cs="B Nazanin" w:hint="cs"/>
            <w:rtl/>
            <w:lang w:bidi="fa-IR"/>
            <w:rPrChange w:id="101" w:author="Ali Tolouei" w:date="2026-10-18T09:36:00Z">
              <w:rPr>
                <w:rFonts w:cs="B Nazanin" w:hint="cs"/>
                <w:sz w:val="24"/>
                <w:szCs w:val="24"/>
                <w:rtl/>
                <w:lang w:bidi="fa-IR"/>
              </w:rPr>
            </w:rPrChange>
          </w:rPr>
          <w:delText>گردشگری</w:delText>
        </w:r>
      </w:del>
    </w:p>
    <w:p w14:paraId="4943BC01" w14:textId="77777777" w:rsidR="00CA1267" w:rsidRPr="002872AD" w:rsidRDefault="00CA1267" w:rsidP="00CA1267">
      <w:pPr>
        <w:pStyle w:val="ListParagraph"/>
        <w:bidi/>
        <w:spacing w:after="60"/>
        <w:rPr>
          <w:ins w:id="102" w:author="Ali Tolouei" w:date="2026-10-18T09:27:00Z"/>
          <w:rFonts w:cs="B Nazanin"/>
          <w:rtl/>
          <w:lang w:bidi="fa-IR"/>
          <w:rPrChange w:id="103" w:author="Ali Tolouei" w:date="2026-10-18T09:36:00Z">
            <w:rPr>
              <w:ins w:id="104" w:author="Ali Tolouei" w:date="2026-10-18T09:27:00Z"/>
              <w:rFonts w:cs="B Nazanin"/>
              <w:sz w:val="24"/>
              <w:szCs w:val="24"/>
              <w:rtl/>
              <w:lang w:bidi="fa-IR"/>
            </w:rPr>
          </w:rPrChange>
        </w:rPr>
      </w:pPr>
    </w:p>
    <w:p w14:paraId="5F07ADBA" w14:textId="7852D270" w:rsidR="00CA1267" w:rsidRPr="002872AD" w:rsidRDefault="00CA1267" w:rsidP="00CA1267">
      <w:pPr>
        <w:pStyle w:val="ListParagraph"/>
        <w:bidi/>
        <w:spacing w:after="60"/>
        <w:rPr>
          <w:ins w:id="105" w:author="Ali Tolouei" w:date="2026-10-18T09:31:00Z"/>
          <w:rFonts w:cs="B Nazanin"/>
          <w:rtl/>
          <w:lang w:bidi="fa-IR"/>
          <w:rPrChange w:id="106" w:author="Ali Tolouei" w:date="2026-10-18T09:36:00Z">
            <w:rPr>
              <w:ins w:id="107" w:author="Ali Tolouei" w:date="2026-10-18T09:31:00Z"/>
              <w:rFonts w:cs="B Nazanin"/>
              <w:sz w:val="24"/>
              <w:szCs w:val="24"/>
              <w:rtl/>
              <w:lang w:bidi="fa-IR"/>
            </w:rPr>
          </w:rPrChange>
        </w:rPr>
      </w:pPr>
      <w:ins w:id="108" w:author="Ali Tolouei" w:date="2026-10-18T09:27:00Z">
        <w:r w:rsidRPr="002872AD">
          <w:rPr>
            <w:rFonts w:cs="B Nazanin"/>
            <w:rtl/>
            <w:lang w:bidi="fa-IR"/>
            <w:rPrChange w:id="109" w:author="Ali Tolouei" w:date="2026-10-18T09:36:00Z">
              <w:rPr>
                <w:rFonts w:cs="B Nazanin"/>
                <w:sz w:val="24"/>
                <w:szCs w:val="24"/>
                <w:rtl/>
                <w:lang w:bidi="fa-IR"/>
              </w:rPr>
            </w:rPrChange>
          </w:rPr>
          <w:t xml:space="preserve">سفر و </w:t>
        </w:r>
        <w:r w:rsidRPr="002872AD">
          <w:rPr>
            <w:rFonts w:cs="B Nazanin" w:hint="cs"/>
            <w:rtl/>
            <w:lang w:bidi="fa-IR"/>
            <w:rPrChange w:id="110" w:author="Ali Tolouei" w:date="2026-10-18T09:36:00Z">
              <w:rPr>
                <w:rFonts w:cs="B Nazanin" w:hint="cs"/>
                <w:sz w:val="24"/>
                <w:szCs w:val="24"/>
                <w:rtl/>
                <w:lang w:bidi="fa-IR"/>
              </w:rPr>
            </w:rPrChange>
          </w:rPr>
          <w:t>گردشگری</w:t>
        </w:r>
      </w:ins>
    </w:p>
    <w:p w14:paraId="280B947D" w14:textId="77777777" w:rsidR="00FD61DE" w:rsidRPr="002872AD" w:rsidRDefault="00FD61DE" w:rsidP="00FD61DE">
      <w:pPr>
        <w:pStyle w:val="ListParagraph"/>
        <w:bidi/>
        <w:rPr>
          <w:ins w:id="111" w:author="Ali Tolouei" w:date="2026-10-18T09:32:00Z"/>
          <w:rFonts w:cs="B Nazanin"/>
          <w:rtl/>
          <w:lang w:bidi="fa-IR"/>
          <w:rPrChange w:id="112" w:author="Ali Tolouei" w:date="2026-10-18T09:36:00Z">
            <w:rPr>
              <w:ins w:id="113" w:author="Ali Tolouei" w:date="2026-10-18T09:32:00Z"/>
              <w:rFonts w:cs="B Nazanin"/>
              <w:sz w:val="24"/>
              <w:szCs w:val="24"/>
              <w:rtl/>
              <w:lang w:bidi="fa-IR"/>
            </w:rPr>
          </w:rPrChange>
        </w:rPr>
      </w:pPr>
      <w:ins w:id="114" w:author="Ali Tolouei" w:date="2026-10-18T09:31:00Z">
        <w:r w:rsidRPr="002872AD">
          <w:rPr>
            <w:rFonts w:cs="B Nazanin" w:hint="cs"/>
            <w:rtl/>
            <w:lang w:bidi="fa-IR"/>
            <w:rPrChange w:id="115" w:author="Ali Tolouei" w:date="2026-10-18T09:36:00Z">
              <w:rPr>
                <w:rFonts w:cs="B Nazanin" w:hint="cs"/>
                <w:sz w:val="24"/>
                <w:szCs w:val="24"/>
                <w:rtl/>
                <w:lang w:bidi="fa-IR"/>
              </w:rPr>
            </w:rPrChange>
          </w:rPr>
          <w:t>نی</w:t>
        </w:r>
      </w:ins>
      <w:ins w:id="116" w:author="Ali Tolouei" w:date="2026-10-18T09:32:00Z">
        <w:r w:rsidRPr="002872AD">
          <w:rPr>
            <w:rFonts w:cs="B Nazanin" w:hint="cs"/>
            <w:rtl/>
            <w:lang w:bidi="fa-IR"/>
            <w:rPrChange w:id="117" w:author="Ali Tolouei" w:date="2026-10-18T09:36:00Z">
              <w:rPr>
                <w:rFonts w:cs="B Nazanin" w:hint="cs"/>
                <w:sz w:val="24"/>
                <w:szCs w:val="24"/>
                <w:rtl/>
                <w:lang w:bidi="fa-IR"/>
              </w:rPr>
            </w:rPrChange>
          </w:rPr>
          <w:t>کوکاری</w:t>
        </w:r>
        <w:r w:rsidRPr="002872AD">
          <w:rPr>
            <w:rFonts w:cs="B Nazanin"/>
            <w:rtl/>
            <w:lang w:bidi="fa-IR"/>
            <w:rPrChange w:id="118" w:author="Ali Tolouei" w:date="2026-10-18T09:36:00Z">
              <w:rPr>
                <w:rFonts w:cs="B Nazanin"/>
                <w:sz w:val="24"/>
                <w:szCs w:val="24"/>
                <w:rtl/>
                <w:lang w:bidi="fa-IR"/>
              </w:rPr>
            </w:rPrChange>
          </w:rPr>
          <w:t xml:space="preserve"> (همراه </w:t>
        </w:r>
        <w:r w:rsidRPr="002872AD">
          <w:rPr>
            <w:rFonts w:cs="B Nazanin" w:hint="cs"/>
            <w:rtl/>
            <w:lang w:bidi="fa-IR"/>
            <w:rPrChange w:id="119" w:author="Ali Tolouei" w:date="2026-10-18T09:36:00Z">
              <w:rPr>
                <w:rFonts w:cs="B Nazanin" w:hint="cs"/>
                <w:sz w:val="24"/>
                <w:szCs w:val="24"/>
                <w:rtl/>
                <w:lang w:bidi="fa-IR"/>
              </w:rPr>
            </w:rPrChange>
          </w:rPr>
          <w:t>مهربانی</w:t>
        </w:r>
        <w:r w:rsidRPr="002872AD">
          <w:rPr>
            <w:rFonts w:cs="B Nazanin"/>
            <w:rtl/>
            <w:lang w:bidi="fa-IR"/>
            <w:rPrChange w:id="120" w:author="Ali Tolouei" w:date="2026-10-18T09:36:00Z">
              <w:rPr>
                <w:rFonts w:cs="B Nazanin"/>
                <w:sz w:val="24"/>
                <w:szCs w:val="24"/>
                <w:rtl/>
                <w:lang w:bidi="fa-IR"/>
              </w:rPr>
            </w:rPrChange>
          </w:rPr>
          <w:t>)</w:t>
        </w:r>
      </w:ins>
    </w:p>
    <w:p w14:paraId="54C078E5" w14:textId="7C7ED057" w:rsidR="00A47B9D" w:rsidRPr="002872AD" w:rsidDel="00FD61DE" w:rsidRDefault="00FD61DE" w:rsidP="00AF31B1">
      <w:pPr>
        <w:pStyle w:val="ListParagraph"/>
        <w:bidi/>
        <w:spacing w:after="60"/>
        <w:rPr>
          <w:del w:id="121" w:author="Ali Tolouei" w:date="2026-10-18T09:26:00Z"/>
          <w:rFonts w:cs="B Nazanin"/>
          <w:rtl/>
          <w:lang w:bidi="fa-IR"/>
          <w:rPrChange w:id="122" w:author="Ali Tolouei" w:date="2026-10-18T09:36:00Z">
            <w:rPr>
              <w:del w:id="123" w:author="Ali Tolouei" w:date="2026-10-18T09:26:00Z"/>
              <w:rFonts w:cs="B Nazanin"/>
              <w:sz w:val="24"/>
              <w:szCs w:val="24"/>
              <w:rtl/>
              <w:lang w:bidi="fa-IR"/>
            </w:rPr>
          </w:rPrChange>
        </w:rPr>
      </w:pPr>
      <w:ins w:id="124" w:author="Ali Tolouei" w:date="2026-10-18T09:32:00Z">
        <w:r w:rsidRPr="002872AD">
          <w:rPr>
            <w:rFonts w:cs="B Nazanin"/>
            <w:rtl/>
            <w:lang w:bidi="fa-IR"/>
            <w:rPrChange w:id="125" w:author="Ali Tolouei" w:date="2026-10-18T09:36:00Z">
              <w:rPr>
                <w:rFonts w:cs="B Nazanin"/>
                <w:sz w:val="24"/>
                <w:szCs w:val="24"/>
                <w:rtl/>
                <w:lang w:bidi="fa-IR"/>
              </w:rPr>
            </w:rPrChange>
          </w:rPr>
          <w:t xml:space="preserve">خدمات </w:t>
        </w:r>
        <w:r w:rsidRPr="002872AD">
          <w:rPr>
            <w:rFonts w:cs="B Nazanin" w:hint="cs"/>
            <w:rtl/>
            <w:lang w:bidi="fa-IR"/>
            <w:rPrChange w:id="126" w:author="Ali Tolouei" w:date="2026-10-18T09:36:00Z">
              <w:rPr>
                <w:rFonts w:cs="B Nazanin" w:hint="cs"/>
                <w:sz w:val="24"/>
                <w:szCs w:val="24"/>
                <w:rtl/>
                <w:lang w:bidi="fa-IR"/>
              </w:rPr>
            </w:rPrChange>
          </w:rPr>
          <w:t>سلامتی</w:t>
        </w:r>
      </w:ins>
      <w:del w:id="127" w:author="Ali Tolouei" w:date="2026-10-18T09:26:00Z">
        <w:r w:rsidR="00A47B9D" w:rsidRPr="002872AD" w:rsidDel="00CA1267">
          <w:rPr>
            <w:rFonts w:cs="B Nazanin"/>
            <w:rtl/>
            <w:lang w:bidi="fa-IR"/>
            <w:rPrChange w:id="128" w:author="Ali Tolouei" w:date="2026-10-18T09:36:00Z">
              <w:rPr>
                <w:rtl/>
                <w:lang w:bidi="fa-IR"/>
              </w:rPr>
            </w:rPrChange>
          </w:rPr>
          <w:delText>.</w:delText>
        </w:r>
      </w:del>
    </w:p>
    <w:p w14:paraId="40B8083C" w14:textId="77777777" w:rsidR="00FD61DE" w:rsidRPr="002872AD" w:rsidRDefault="00FD61DE">
      <w:pPr>
        <w:pStyle w:val="ListParagraph"/>
        <w:bidi/>
        <w:rPr>
          <w:ins w:id="129" w:author="Ali Tolouei" w:date="2026-10-18T09:32:00Z"/>
          <w:rFonts w:cs="B Nazanin"/>
          <w:rtl/>
          <w:lang w:bidi="fa-IR"/>
          <w:rPrChange w:id="130" w:author="Ali Tolouei" w:date="2026-10-18T09:36:00Z">
            <w:rPr>
              <w:ins w:id="131" w:author="Ali Tolouei" w:date="2026-10-18T09:32:00Z"/>
              <w:rtl/>
              <w:lang w:bidi="fa-IR"/>
            </w:rPr>
          </w:rPrChange>
        </w:rPr>
        <w:pPrChange w:id="132" w:author="Ali Tolouei" w:date="2026-10-18T09:32:00Z">
          <w:pPr>
            <w:pStyle w:val="ListParagraph"/>
            <w:bidi/>
            <w:spacing w:after="60"/>
            <w:jc w:val="both"/>
          </w:pPr>
        </w:pPrChange>
      </w:pPr>
    </w:p>
    <w:p w14:paraId="1D5B8A2D" w14:textId="244367D7" w:rsidR="00A47B9D" w:rsidRPr="002872AD" w:rsidDel="00CA1267" w:rsidRDefault="00FD61DE">
      <w:pPr>
        <w:bidi/>
        <w:rPr>
          <w:del w:id="133" w:author="Ali Tolouei" w:date="2026-10-18T09:26:00Z"/>
          <w:rFonts w:cs="B Nazanin"/>
          <w:rtl/>
          <w:lang w:bidi="fa-IR"/>
          <w:rPrChange w:id="134" w:author="Ali Tolouei" w:date="2026-10-18T09:36:00Z">
            <w:rPr>
              <w:del w:id="135" w:author="Ali Tolouei" w:date="2026-10-18T09:26:00Z"/>
              <w:rtl/>
              <w:lang w:bidi="fa-IR"/>
            </w:rPr>
          </w:rPrChange>
        </w:rPr>
        <w:pPrChange w:id="136" w:author="Ali Tolouei" w:date="2026-10-18T09:27:00Z">
          <w:pPr>
            <w:pStyle w:val="ListParagraph"/>
            <w:bidi/>
            <w:spacing w:after="60"/>
            <w:jc w:val="both"/>
          </w:pPr>
        </w:pPrChange>
      </w:pPr>
      <w:ins w:id="137" w:author="Ali Tolouei" w:date="2026-10-18T09:33:00Z">
        <w:r w:rsidRPr="002872AD">
          <w:rPr>
            <w:rFonts w:cs="B Nazanin"/>
            <w:rtl/>
            <w:lang w:bidi="fa-IR"/>
            <w:rPrChange w:id="138" w:author="Ali Tolouei" w:date="2026-10-18T09:36:00Z">
              <w:rPr>
                <w:rtl/>
                <w:lang w:bidi="fa-IR"/>
              </w:rPr>
            </w:rPrChange>
          </w:rPr>
          <w:t xml:space="preserve">آموزش و توسعه </w:t>
        </w:r>
        <w:r w:rsidRPr="002872AD">
          <w:rPr>
            <w:rFonts w:cs="B Nazanin" w:hint="cs"/>
            <w:rtl/>
            <w:lang w:bidi="fa-IR"/>
            <w:rPrChange w:id="139" w:author="Ali Tolouei" w:date="2026-10-18T09:36:00Z">
              <w:rPr>
                <w:rFonts w:hint="cs"/>
                <w:rtl/>
                <w:lang w:bidi="fa-IR"/>
              </w:rPr>
            </w:rPrChange>
          </w:rPr>
          <w:t>فردی</w:t>
        </w:r>
      </w:ins>
      <w:del w:id="140" w:author="Ali Tolouei" w:date="2026-10-18T09:26:00Z">
        <w:r w:rsidR="00A47B9D" w:rsidRPr="002872AD" w:rsidDel="00CA1267">
          <w:rPr>
            <w:rFonts w:cs="B Nazanin"/>
            <w:rtl/>
            <w:lang w:bidi="fa-IR"/>
            <w:rPrChange w:id="141" w:author="Ali Tolouei" w:date="2026-10-18T09:36:00Z">
              <w:rPr>
                <w:rtl/>
                <w:lang w:bidi="fa-IR"/>
              </w:rPr>
            </w:rPrChange>
          </w:rPr>
          <w:delText>.</w:delText>
        </w:r>
      </w:del>
    </w:p>
    <w:p w14:paraId="7CACDC61" w14:textId="51DB0BA9" w:rsidR="00A47B9D" w:rsidRPr="002872AD" w:rsidRDefault="00B35DE3">
      <w:pPr>
        <w:pStyle w:val="ListParagraph"/>
        <w:bidi/>
        <w:spacing w:after="60"/>
        <w:rPr>
          <w:rFonts w:cs="B Nazanin"/>
          <w:lang w:bidi="fa-IR"/>
          <w:rPrChange w:id="142" w:author="Ali Tolouei" w:date="2026-10-18T09:36:00Z">
            <w:rPr>
              <w:lang w:bidi="fa-IR"/>
            </w:rPr>
          </w:rPrChange>
        </w:rPr>
        <w:pPrChange w:id="143" w:author="Ali Tolouei" w:date="2026-10-18T09:27:00Z">
          <w:pPr>
            <w:pStyle w:val="ListParagraph"/>
            <w:bidi/>
            <w:spacing w:after="60"/>
            <w:jc w:val="both"/>
          </w:pPr>
        </w:pPrChange>
      </w:pPr>
      <w:del w:id="144" w:author="Ali Tolouei" w:date="2026-10-18T09:26:00Z">
        <w:r w:rsidRPr="002872AD" w:rsidDel="00CA1267">
          <w:rPr>
            <w:rFonts w:cs="B Nazanin"/>
            <w:rtl/>
            <w:lang w:bidi="fa-IR"/>
            <w:rPrChange w:id="145" w:author="Ali Tolouei" w:date="2026-10-18T09:36:00Z">
              <w:rPr>
                <w:rtl/>
                <w:lang w:bidi="fa-IR"/>
              </w:rPr>
            </w:rPrChange>
          </w:rPr>
          <w:delText>.</w:delText>
        </w:r>
      </w:del>
      <w:r w:rsidR="00A47B9D" w:rsidRPr="002872AD">
        <w:rPr>
          <w:rFonts w:cs="B Nazanin"/>
          <w:rtl/>
          <w:lang w:bidi="fa-IR"/>
          <w:rPrChange w:id="146" w:author="Ali Tolouei" w:date="2026-10-18T09:36:00Z">
            <w:rPr>
              <w:rtl/>
              <w:lang w:bidi="fa-IR"/>
            </w:rPr>
          </w:rPrChange>
        </w:rPr>
        <w:br/>
      </w:r>
      <w:ins w:id="147" w:author="Ali Tolouei" w:date="2026-10-18T09:33:00Z">
        <w:r w:rsidR="00FD61DE" w:rsidRPr="002872AD">
          <w:rPr>
            <w:rFonts w:cs="B Nazanin"/>
            <w:rtl/>
            <w:lang w:bidi="fa-IR"/>
            <w:rPrChange w:id="148" w:author="Ali Tolouei" w:date="2026-10-18T09:36:00Z">
              <w:rPr>
                <w:rtl/>
                <w:lang w:bidi="fa-IR"/>
              </w:rPr>
            </w:rPrChange>
          </w:rPr>
          <w:t xml:space="preserve">خدمات </w:t>
        </w:r>
        <w:r w:rsidR="00FD61DE" w:rsidRPr="002872AD">
          <w:rPr>
            <w:rFonts w:cs="B Nazanin" w:hint="cs"/>
            <w:rtl/>
            <w:lang w:bidi="fa-IR"/>
            <w:rPrChange w:id="149" w:author="Ali Tolouei" w:date="2026-10-18T09:36:00Z">
              <w:rPr>
                <w:rFonts w:hint="cs"/>
                <w:rtl/>
                <w:lang w:bidi="fa-IR"/>
              </w:rPr>
            </w:rPrChange>
          </w:rPr>
          <w:t>خودرویی</w:t>
        </w:r>
      </w:ins>
    </w:p>
    <w:p w14:paraId="4F670D0A" w14:textId="74B9EF5B" w:rsidR="00B35DE3" w:rsidRPr="00FD61DE" w:rsidDel="00872119" w:rsidRDefault="00FD61DE" w:rsidP="00B35DE3">
      <w:pPr>
        <w:pStyle w:val="ListParagraph"/>
        <w:bidi/>
        <w:spacing w:after="60"/>
        <w:jc w:val="both"/>
        <w:rPr>
          <w:del w:id="150" w:author="Zahra Zeinolabedini" w:date="2026-10-14T12:20:00Z"/>
          <w:rFonts w:cs="B Nazanin"/>
          <w:b/>
          <w:bCs/>
          <w:sz w:val="24"/>
          <w:szCs w:val="24"/>
          <w:rtl/>
        </w:rPr>
      </w:pPr>
      <w:ins w:id="151" w:author="Ali Tolouei" w:date="2026-10-18T09:33:00Z">
        <w:r w:rsidRPr="002872AD">
          <w:rPr>
            <w:rFonts w:cs="B Nazanin"/>
            <w:rtl/>
            <w:rPrChange w:id="152" w:author="Ali Tolouei" w:date="2026-10-18T09:36:00Z">
              <w:rPr>
                <w:rFonts w:cs="B Nazanin"/>
                <w:b/>
                <w:bCs/>
                <w:sz w:val="24"/>
                <w:szCs w:val="24"/>
                <w:rtl/>
              </w:rPr>
            </w:rPrChange>
          </w:rPr>
          <w:t xml:space="preserve">خدمات </w:t>
        </w:r>
        <w:r w:rsidRPr="002872AD">
          <w:rPr>
            <w:rFonts w:cs="B Nazanin" w:hint="cs"/>
            <w:rtl/>
            <w:rPrChange w:id="153" w:author="Ali Tolouei" w:date="2026-10-18T09:36:00Z">
              <w:rPr>
                <w:rFonts w:cs="B Nazanin" w:hint="cs"/>
                <w:b/>
                <w:bCs/>
                <w:sz w:val="24"/>
                <w:szCs w:val="24"/>
                <w:rtl/>
              </w:rPr>
            </w:rPrChange>
          </w:rPr>
          <w:t>شهروندی</w:t>
        </w:r>
      </w:ins>
      <w:del w:id="154" w:author="Zahra Zeinolabedini" w:date="2026-10-14T12:20:00Z">
        <w:r w:rsidR="00B35DE3" w:rsidRPr="00FD61DE" w:rsidDel="00872119">
          <w:rPr>
            <w:rFonts w:cs="B Nazanin"/>
            <w:b/>
            <w:bCs/>
            <w:sz w:val="24"/>
            <w:szCs w:val="24"/>
            <w:rtl/>
          </w:rPr>
          <w:delText xml:space="preserve">کیف پول فراگیر </w:delText>
        </w:r>
        <w:commentRangeStart w:id="155"/>
        <w:r w:rsidR="00B35DE3" w:rsidRPr="00FD61DE" w:rsidDel="00872119">
          <w:rPr>
            <w:rFonts w:cs="B Nazanin"/>
            <w:b/>
            <w:bCs/>
            <w:sz w:val="24"/>
            <w:szCs w:val="24"/>
            <w:rtl/>
          </w:rPr>
          <w:delText>اوانو</w:delText>
        </w:r>
      </w:del>
      <w:commentRangeEnd w:id="155"/>
      <w:r w:rsidR="00872119" w:rsidRPr="00FD61DE">
        <w:rPr>
          <w:rStyle w:val="CommentReference"/>
          <w:rFonts w:cs="B Nazanin"/>
          <w:rtl/>
          <w:rPrChange w:id="156" w:author="Ali Tolouei" w:date="2026-10-18T09:34:00Z">
            <w:rPr>
              <w:rStyle w:val="CommentReference"/>
              <w:rtl/>
            </w:rPr>
          </w:rPrChange>
        </w:rPr>
        <w:commentReference w:id="155"/>
      </w:r>
    </w:p>
    <w:p w14:paraId="5DA38285" w14:textId="1227C7A7" w:rsidR="00B35DE3" w:rsidRPr="00B35DE3" w:rsidDel="00872119" w:rsidRDefault="00B35DE3" w:rsidP="00B35DE3">
      <w:pPr>
        <w:pStyle w:val="ListParagraph"/>
        <w:bidi/>
        <w:spacing w:after="60"/>
        <w:jc w:val="both"/>
        <w:rPr>
          <w:del w:id="157" w:author="Zahra Zeinolabedini" w:date="2026-10-14T12:20:00Z"/>
          <w:rFonts w:cs="B Nazanin"/>
          <w:b/>
          <w:bCs/>
          <w:sz w:val="24"/>
          <w:szCs w:val="24"/>
          <w:lang w:bidi="fa-IR"/>
        </w:rPr>
      </w:pPr>
    </w:p>
    <w:p w14:paraId="3F6C135F" w14:textId="25BD73B2" w:rsidR="00B35DE3" w:rsidRPr="00B35DE3" w:rsidDel="00872119" w:rsidRDefault="00B35DE3" w:rsidP="00B35DE3">
      <w:pPr>
        <w:pStyle w:val="ListParagraph"/>
        <w:bidi/>
        <w:spacing w:after="60"/>
        <w:jc w:val="both"/>
        <w:rPr>
          <w:del w:id="158" w:author="Zahra Zeinolabedini" w:date="2026-10-14T12:20:00Z"/>
          <w:rFonts w:cs="B Nazanin"/>
          <w:sz w:val="24"/>
          <w:szCs w:val="24"/>
          <w:lang w:bidi="fa-IR"/>
        </w:rPr>
      </w:pPr>
      <w:del w:id="159" w:author="Zahra Zeinolabedini" w:date="2026-10-14T12:20:00Z">
        <w:r w:rsidRPr="00B35DE3" w:rsidDel="00872119">
          <w:rPr>
            <w:rFonts w:cs="B Nazanin"/>
            <w:sz w:val="24"/>
            <w:szCs w:val="24"/>
            <w:rtl/>
          </w:rPr>
          <w:delText>زیرساخت یکپارچه پرداخت و مدیریت موجودی در اوانو، با پشتیبانی از پرداخت نقدی، اعتباری و</w:delText>
        </w:r>
        <w:r w:rsidRPr="00B35DE3" w:rsidDel="00872119">
          <w:rPr>
            <w:rFonts w:cs="B Nazanin"/>
            <w:sz w:val="24"/>
            <w:szCs w:val="24"/>
            <w:lang w:bidi="fa-IR"/>
          </w:rPr>
          <w:delText xml:space="preserve"> QR Code </w:delText>
        </w:r>
        <w:r w:rsidRPr="00B35DE3" w:rsidDel="00872119">
          <w:rPr>
            <w:rFonts w:cs="B Nazanin"/>
            <w:sz w:val="24"/>
            <w:szCs w:val="24"/>
            <w:rtl/>
          </w:rPr>
          <w:delText xml:space="preserve">و قابلیت اتصال به پلتفرم‌های مختلف از طریق </w:delText>
        </w:r>
        <w:r w:rsidRPr="00B35DE3" w:rsidDel="00872119">
          <w:rPr>
            <w:rFonts w:cs="B Nazanin"/>
            <w:sz w:val="24"/>
            <w:szCs w:val="24"/>
            <w:lang w:bidi="fa-IR"/>
          </w:rPr>
          <w:delText xml:space="preserve">API </w:delText>
        </w:r>
        <w:r w:rsidDel="00872119">
          <w:rPr>
            <w:rFonts w:cs="B Nazanin" w:hint="cs"/>
            <w:sz w:val="24"/>
            <w:szCs w:val="24"/>
            <w:rtl/>
            <w:lang w:bidi="fa-IR"/>
          </w:rPr>
          <w:delText xml:space="preserve"> </w:delText>
        </w:r>
        <w:r w:rsidRPr="00B35DE3" w:rsidDel="00872119">
          <w:rPr>
            <w:rFonts w:cs="B Nazanin"/>
            <w:sz w:val="24"/>
            <w:szCs w:val="24"/>
            <w:rtl/>
          </w:rPr>
          <w:delText>و</w:delText>
        </w:r>
        <w:r w:rsidRPr="00B35DE3" w:rsidDel="00872119">
          <w:rPr>
            <w:rFonts w:cs="B Nazanin"/>
            <w:sz w:val="24"/>
            <w:szCs w:val="24"/>
            <w:lang w:bidi="fa-IR"/>
          </w:rPr>
          <w:delText xml:space="preserve"> </w:delText>
        </w:r>
        <w:r w:rsidDel="00872119">
          <w:rPr>
            <w:rFonts w:cs="B Nazanin" w:hint="cs"/>
            <w:sz w:val="24"/>
            <w:szCs w:val="24"/>
            <w:rtl/>
            <w:lang w:bidi="fa-IR"/>
          </w:rPr>
          <w:delText xml:space="preserve"> </w:delText>
        </w:r>
        <w:r w:rsidRPr="00B35DE3" w:rsidDel="00872119">
          <w:rPr>
            <w:rFonts w:cs="B Nazanin"/>
            <w:sz w:val="24"/>
            <w:szCs w:val="24"/>
            <w:lang w:bidi="fa-IR"/>
          </w:rPr>
          <w:delText>SDK</w:delText>
        </w:r>
        <w:r w:rsidDel="00872119">
          <w:rPr>
            <w:rFonts w:cs="B Nazanin" w:hint="cs"/>
            <w:sz w:val="24"/>
            <w:szCs w:val="24"/>
            <w:rtl/>
            <w:lang w:bidi="fa-IR"/>
          </w:rPr>
          <w:delText xml:space="preserve"> </w:delText>
        </w:r>
      </w:del>
    </w:p>
    <w:p w14:paraId="302FFC14" w14:textId="4F0B91BD" w:rsidR="00B35DE3" w:rsidRPr="00B35DE3" w:rsidDel="00872119" w:rsidRDefault="00B35DE3" w:rsidP="00B35DE3">
      <w:pPr>
        <w:pStyle w:val="ListParagraph"/>
        <w:bidi/>
        <w:spacing w:after="60"/>
        <w:jc w:val="both"/>
        <w:rPr>
          <w:del w:id="160" w:author="Zahra Zeinolabedini" w:date="2026-10-14T12:20:00Z"/>
          <w:rFonts w:cs="B Nazanin"/>
          <w:sz w:val="24"/>
          <w:szCs w:val="24"/>
          <w:lang w:bidi="fa-IR"/>
        </w:rPr>
      </w:pPr>
      <w:del w:id="161" w:author="Zahra Zeinolabedini" w:date="2026-10-14T12:20:00Z">
        <w:r w:rsidRPr="00B35DE3" w:rsidDel="00872119">
          <w:rPr>
            <w:rFonts w:cs="B Nazanin"/>
            <w:sz w:val="24"/>
            <w:szCs w:val="24"/>
            <w:rtl/>
          </w:rPr>
          <w:delText>قابلیت‌های کلیدی</w:delText>
        </w:r>
        <w:r w:rsidRPr="00B35DE3" w:rsidDel="00872119">
          <w:rPr>
            <w:rFonts w:cs="B Nazanin"/>
            <w:sz w:val="24"/>
            <w:szCs w:val="24"/>
            <w:lang w:bidi="fa-IR"/>
          </w:rPr>
          <w:delText>:</w:delText>
        </w:r>
      </w:del>
    </w:p>
    <w:p w14:paraId="3BE65991" w14:textId="5F966B79" w:rsidR="00B35DE3" w:rsidRPr="00B35DE3" w:rsidDel="00872119" w:rsidRDefault="00B35DE3" w:rsidP="00B35DE3">
      <w:pPr>
        <w:pStyle w:val="ListParagraph"/>
        <w:numPr>
          <w:ilvl w:val="0"/>
          <w:numId w:val="21"/>
        </w:numPr>
        <w:bidi/>
        <w:spacing w:after="60"/>
        <w:jc w:val="both"/>
        <w:rPr>
          <w:del w:id="162" w:author="Zahra Zeinolabedini" w:date="2026-10-14T12:20:00Z"/>
          <w:rFonts w:cs="B Nazanin"/>
          <w:sz w:val="24"/>
          <w:szCs w:val="24"/>
          <w:lang w:bidi="fa-IR"/>
        </w:rPr>
      </w:pPr>
      <w:del w:id="163" w:author="Zahra Zeinolabedini" w:date="2026-10-14T12:20:00Z">
        <w:r w:rsidRPr="00B35DE3" w:rsidDel="00872119">
          <w:rPr>
            <w:rFonts w:cs="B Nazanin"/>
            <w:sz w:val="24"/>
            <w:szCs w:val="24"/>
            <w:rtl/>
          </w:rPr>
          <w:delText>پرداخت در پذیرندگان و شبکه حلقه باز</w:delText>
        </w:r>
      </w:del>
    </w:p>
    <w:p w14:paraId="0F06E266" w14:textId="7D62FA4E" w:rsidR="00B35DE3" w:rsidRPr="00B35DE3" w:rsidDel="00872119" w:rsidRDefault="00B35DE3" w:rsidP="00B35DE3">
      <w:pPr>
        <w:pStyle w:val="ListParagraph"/>
        <w:numPr>
          <w:ilvl w:val="0"/>
          <w:numId w:val="21"/>
        </w:numPr>
        <w:bidi/>
        <w:spacing w:after="60"/>
        <w:jc w:val="both"/>
        <w:rPr>
          <w:del w:id="164" w:author="Zahra Zeinolabedini" w:date="2026-10-14T12:20:00Z"/>
          <w:rFonts w:cs="B Nazanin"/>
          <w:sz w:val="24"/>
          <w:szCs w:val="24"/>
          <w:lang w:bidi="fa-IR"/>
        </w:rPr>
      </w:pPr>
      <w:del w:id="165" w:author="Zahra Zeinolabedini" w:date="2026-10-14T12:20:00Z">
        <w:r w:rsidRPr="00B35DE3" w:rsidDel="00872119">
          <w:rPr>
            <w:rFonts w:cs="B Nazanin"/>
            <w:sz w:val="24"/>
            <w:szCs w:val="24"/>
            <w:rtl/>
          </w:rPr>
          <w:delText>امکان صدور کارت فیزیکی متصل به کیف پول</w:delText>
        </w:r>
      </w:del>
    </w:p>
    <w:p w14:paraId="16282AEA" w14:textId="270EEAA4" w:rsidR="00B35DE3" w:rsidRPr="00B35DE3" w:rsidDel="00872119" w:rsidRDefault="00B35DE3" w:rsidP="00B35DE3">
      <w:pPr>
        <w:pStyle w:val="ListParagraph"/>
        <w:numPr>
          <w:ilvl w:val="0"/>
          <w:numId w:val="21"/>
        </w:numPr>
        <w:bidi/>
        <w:spacing w:after="60"/>
        <w:jc w:val="both"/>
        <w:rPr>
          <w:del w:id="166" w:author="Zahra Zeinolabedini" w:date="2026-10-14T12:20:00Z"/>
          <w:rFonts w:cs="B Nazanin"/>
          <w:sz w:val="24"/>
          <w:szCs w:val="24"/>
          <w:lang w:bidi="fa-IR"/>
        </w:rPr>
      </w:pPr>
      <w:del w:id="167" w:author="Zahra Zeinolabedini" w:date="2026-10-14T12:20:00Z">
        <w:r w:rsidRPr="00B35DE3" w:rsidDel="00872119">
          <w:rPr>
            <w:rFonts w:cs="B Nazanin"/>
            <w:sz w:val="24"/>
            <w:szCs w:val="24"/>
            <w:rtl/>
          </w:rPr>
          <w:delText>مدیریت و تخصیص بالانس‌های مختلف بر اساس اولویت‌های تعریف‌شده</w:delText>
        </w:r>
      </w:del>
    </w:p>
    <w:p w14:paraId="1E030DE7" w14:textId="5489812B" w:rsidR="00B35DE3" w:rsidRPr="00B35DE3" w:rsidDel="00872119" w:rsidRDefault="00B35DE3" w:rsidP="00B35DE3">
      <w:pPr>
        <w:pStyle w:val="ListParagraph"/>
        <w:numPr>
          <w:ilvl w:val="0"/>
          <w:numId w:val="21"/>
        </w:numPr>
        <w:bidi/>
        <w:spacing w:after="60"/>
        <w:jc w:val="both"/>
        <w:rPr>
          <w:del w:id="168" w:author="Zahra Zeinolabedini" w:date="2026-10-14T12:20:00Z"/>
          <w:rFonts w:cs="B Nazanin"/>
          <w:sz w:val="24"/>
          <w:szCs w:val="24"/>
          <w:lang w:bidi="fa-IR"/>
        </w:rPr>
      </w:pPr>
      <w:del w:id="169" w:author="Zahra Zeinolabedini" w:date="2026-10-14T12:20:00Z">
        <w:r w:rsidRPr="00B35DE3" w:rsidDel="00872119">
          <w:rPr>
            <w:rFonts w:cs="B Nazanin"/>
            <w:sz w:val="24"/>
            <w:szCs w:val="24"/>
            <w:rtl/>
          </w:rPr>
          <w:delText>قابل استفاده در خریدهای فروشگاهی، رفاهی و خدمات اپراتوری</w:delText>
        </w:r>
      </w:del>
    </w:p>
    <w:p w14:paraId="041A5170" w14:textId="77777777" w:rsidR="00A47B9D" w:rsidRDefault="00A47B9D" w:rsidP="00A47B9D">
      <w:pPr>
        <w:pStyle w:val="ListParagraph"/>
        <w:bidi/>
        <w:spacing w:after="60"/>
        <w:jc w:val="both"/>
        <w:rPr>
          <w:rFonts w:cs="B Nazanin"/>
          <w:sz w:val="24"/>
          <w:szCs w:val="24"/>
          <w:rtl/>
          <w:lang w:bidi="fa-IR"/>
        </w:rPr>
      </w:pPr>
    </w:p>
    <w:p w14:paraId="3F5D56C9" w14:textId="77777777" w:rsidR="008D58F1" w:rsidRPr="002872AD" w:rsidRDefault="008D58F1" w:rsidP="00A47B9D">
      <w:pPr>
        <w:pStyle w:val="ListParagraph"/>
        <w:bidi/>
        <w:spacing w:after="60"/>
        <w:jc w:val="both"/>
        <w:rPr>
          <w:rFonts w:cs="B Nazanin"/>
          <w:sz w:val="24"/>
          <w:szCs w:val="24"/>
          <w:lang w:bidi="fa-IR"/>
          <w:rPrChange w:id="170" w:author="Ali Tolouei" w:date="2026-10-18T09:36:00Z">
            <w:rPr>
              <w:rFonts w:cs="B Nazanin"/>
              <w:b/>
              <w:bCs/>
              <w:sz w:val="24"/>
              <w:szCs w:val="24"/>
              <w:lang w:bidi="fa-IR"/>
            </w:rPr>
          </w:rPrChange>
        </w:rPr>
      </w:pPr>
    </w:p>
    <w:p w14:paraId="2E7CFACB" w14:textId="77777777" w:rsidR="008D58F1" w:rsidRDefault="008D58F1" w:rsidP="008D58F1">
      <w:pPr>
        <w:pStyle w:val="ListParagraph"/>
        <w:bidi/>
        <w:spacing w:after="60"/>
        <w:jc w:val="both"/>
        <w:rPr>
          <w:rFonts w:cs="B Nazanin"/>
          <w:b/>
          <w:bCs/>
          <w:sz w:val="24"/>
          <w:szCs w:val="24"/>
          <w:lang w:bidi="fa-IR"/>
        </w:rPr>
      </w:pPr>
    </w:p>
    <w:p w14:paraId="2D1711D8" w14:textId="77777777" w:rsidR="008D58F1" w:rsidDel="009B0223" w:rsidRDefault="008D58F1" w:rsidP="009B0223">
      <w:pPr>
        <w:bidi/>
        <w:spacing w:after="60"/>
        <w:jc w:val="both"/>
        <w:rPr>
          <w:del w:id="171" w:author="Ali Tolouei" w:date="2026-10-18T10:21:00Z"/>
          <w:rFonts w:cs="B Nazanin"/>
          <w:b/>
          <w:bCs/>
          <w:sz w:val="24"/>
          <w:szCs w:val="24"/>
          <w:rtl/>
          <w:lang w:bidi="fa-IR"/>
        </w:rPr>
      </w:pPr>
    </w:p>
    <w:p w14:paraId="34102807" w14:textId="77777777" w:rsidR="009B0223" w:rsidRDefault="009B0223" w:rsidP="009B0223">
      <w:pPr>
        <w:pStyle w:val="ListParagraph"/>
        <w:bidi/>
        <w:spacing w:after="60"/>
        <w:jc w:val="both"/>
        <w:rPr>
          <w:ins w:id="172" w:author="Ali Tolouei" w:date="2026-10-18T10:21:00Z"/>
          <w:rFonts w:cs="B Nazanin"/>
          <w:b/>
          <w:bCs/>
          <w:sz w:val="24"/>
          <w:szCs w:val="24"/>
          <w:rtl/>
          <w:lang w:bidi="fa-IR"/>
        </w:rPr>
      </w:pPr>
    </w:p>
    <w:p w14:paraId="31838A1A" w14:textId="77777777" w:rsidR="009B0223" w:rsidRDefault="009B0223" w:rsidP="009B0223">
      <w:pPr>
        <w:pStyle w:val="ListParagraph"/>
        <w:bidi/>
        <w:spacing w:after="60"/>
        <w:jc w:val="both"/>
        <w:rPr>
          <w:ins w:id="173" w:author="Ali Tolouei" w:date="2026-10-18T10:21:00Z"/>
          <w:rFonts w:cs="B Nazanin"/>
          <w:b/>
          <w:bCs/>
          <w:sz w:val="24"/>
          <w:szCs w:val="24"/>
          <w:rtl/>
          <w:lang w:bidi="fa-IR"/>
        </w:rPr>
      </w:pPr>
    </w:p>
    <w:p w14:paraId="07749EB6" w14:textId="77777777" w:rsidR="009B0223" w:rsidRDefault="009B0223" w:rsidP="009B0223">
      <w:pPr>
        <w:pStyle w:val="ListParagraph"/>
        <w:bidi/>
        <w:spacing w:after="60"/>
        <w:jc w:val="both"/>
        <w:rPr>
          <w:ins w:id="174" w:author="Ali Tolouei" w:date="2026-10-18T10:21:00Z"/>
          <w:rFonts w:cs="B Nazanin"/>
          <w:b/>
          <w:bCs/>
          <w:sz w:val="24"/>
          <w:szCs w:val="24"/>
          <w:rtl/>
          <w:lang w:bidi="fa-IR"/>
        </w:rPr>
      </w:pPr>
    </w:p>
    <w:p w14:paraId="76C8F6B6" w14:textId="77777777" w:rsidR="009B0223" w:rsidRDefault="009B0223" w:rsidP="009B0223">
      <w:pPr>
        <w:pStyle w:val="ListParagraph"/>
        <w:bidi/>
        <w:spacing w:after="60"/>
        <w:jc w:val="both"/>
        <w:rPr>
          <w:ins w:id="175" w:author="Ali Tolouei" w:date="2026-10-18T10:21:00Z"/>
          <w:rFonts w:cs="B Nazanin"/>
          <w:b/>
          <w:bCs/>
          <w:sz w:val="24"/>
          <w:szCs w:val="24"/>
          <w:rtl/>
          <w:lang w:bidi="fa-IR"/>
        </w:rPr>
      </w:pPr>
    </w:p>
    <w:p w14:paraId="0F1BBED6" w14:textId="77777777" w:rsidR="009B0223" w:rsidRDefault="009B0223" w:rsidP="009B0223">
      <w:pPr>
        <w:pStyle w:val="ListParagraph"/>
        <w:bidi/>
        <w:spacing w:after="60"/>
        <w:jc w:val="both"/>
        <w:rPr>
          <w:ins w:id="176" w:author="Ali Tolouei" w:date="2026-10-18T10:21:00Z"/>
          <w:rFonts w:cs="B Nazanin"/>
          <w:b/>
          <w:bCs/>
          <w:sz w:val="24"/>
          <w:szCs w:val="24"/>
          <w:rtl/>
          <w:lang w:bidi="fa-IR"/>
        </w:rPr>
      </w:pPr>
    </w:p>
    <w:p w14:paraId="43BC1B26" w14:textId="77777777" w:rsidR="009B0223" w:rsidRDefault="009B0223" w:rsidP="009B0223">
      <w:pPr>
        <w:pStyle w:val="ListParagraph"/>
        <w:bidi/>
        <w:spacing w:after="60"/>
        <w:jc w:val="both"/>
        <w:rPr>
          <w:ins w:id="177" w:author="Ali Tolouei" w:date="2026-10-18T10:21:00Z"/>
          <w:rFonts w:cs="B Nazanin"/>
          <w:b/>
          <w:bCs/>
          <w:sz w:val="24"/>
          <w:szCs w:val="24"/>
          <w:rtl/>
          <w:lang w:bidi="fa-IR"/>
        </w:rPr>
      </w:pPr>
    </w:p>
    <w:p w14:paraId="2EB5D4FA" w14:textId="77777777" w:rsidR="009B0223" w:rsidRDefault="009B0223" w:rsidP="009B0223">
      <w:pPr>
        <w:pStyle w:val="ListParagraph"/>
        <w:bidi/>
        <w:spacing w:after="60"/>
        <w:jc w:val="both"/>
        <w:rPr>
          <w:ins w:id="178" w:author="Ali Tolouei" w:date="2026-10-18T10:21:00Z"/>
          <w:rFonts w:cs="B Nazanin"/>
          <w:b/>
          <w:bCs/>
          <w:sz w:val="24"/>
          <w:szCs w:val="24"/>
          <w:rtl/>
          <w:lang w:bidi="fa-IR"/>
        </w:rPr>
      </w:pPr>
    </w:p>
    <w:p w14:paraId="2329104E" w14:textId="77777777" w:rsidR="009B0223" w:rsidRDefault="009B0223" w:rsidP="009B0223">
      <w:pPr>
        <w:pStyle w:val="ListParagraph"/>
        <w:bidi/>
        <w:spacing w:after="60"/>
        <w:jc w:val="both"/>
        <w:rPr>
          <w:ins w:id="179" w:author="Ali Tolouei" w:date="2026-10-18T10:21:00Z"/>
          <w:rFonts w:cs="B Nazanin"/>
          <w:b/>
          <w:bCs/>
          <w:sz w:val="24"/>
          <w:szCs w:val="24"/>
          <w:rtl/>
          <w:lang w:bidi="fa-IR"/>
        </w:rPr>
      </w:pPr>
    </w:p>
    <w:p w14:paraId="02E3A195" w14:textId="77777777" w:rsidR="009B0223" w:rsidRDefault="009B0223" w:rsidP="009B0223">
      <w:pPr>
        <w:pStyle w:val="ListParagraph"/>
        <w:bidi/>
        <w:spacing w:after="60"/>
        <w:jc w:val="both"/>
        <w:rPr>
          <w:ins w:id="180" w:author="Ali Tolouei" w:date="2026-10-18T10:21:00Z"/>
          <w:rFonts w:cs="B Nazanin"/>
          <w:b/>
          <w:bCs/>
          <w:sz w:val="24"/>
          <w:szCs w:val="24"/>
          <w:lang w:bidi="fa-IR"/>
        </w:rPr>
      </w:pPr>
    </w:p>
    <w:p w14:paraId="778E2CE3" w14:textId="77777777" w:rsidR="00705DAB" w:rsidDel="009B0223" w:rsidRDefault="00705DAB" w:rsidP="00705DAB">
      <w:pPr>
        <w:pStyle w:val="ListParagraph"/>
        <w:bidi/>
        <w:spacing w:after="60"/>
        <w:jc w:val="both"/>
        <w:rPr>
          <w:del w:id="181" w:author="Ali Tolouei" w:date="2026-10-18T10:21:00Z"/>
          <w:rFonts w:cs="B Nazanin"/>
          <w:b/>
          <w:bCs/>
          <w:sz w:val="24"/>
          <w:szCs w:val="24"/>
          <w:lang w:bidi="fa-IR"/>
        </w:rPr>
      </w:pPr>
    </w:p>
    <w:p w14:paraId="50FBB3BF" w14:textId="77777777" w:rsidR="008D58F1" w:rsidDel="009B0223" w:rsidRDefault="008D58F1" w:rsidP="008D58F1">
      <w:pPr>
        <w:pStyle w:val="ListParagraph"/>
        <w:bidi/>
        <w:spacing w:after="60"/>
        <w:jc w:val="both"/>
        <w:rPr>
          <w:del w:id="182" w:author="Ali Tolouei" w:date="2026-10-18T10:21:00Z"/>
          <w:rFonts w:cs="B Nazanin"/>
          <w:b/>
          <w:bCs/>
          <w:sz w:val="24"/>
          <w:szCs w:val="24"/>
          <w:lang w:bidi="fa-IR"/>
        </w:rPr>
      </w:pPr>
    </w:p>
    <w:p w14:paraId="174A7E17" w14:textId="77777777" w:rsidR="008D58F1" w:rsidDel="009B0223" w:rsidRDefault="008D58F1" w:rsidP="008D58F1">
      <w:pPr>
        <w:pStyle w:val="ListParagraph"/>
        <w:bidi/>
        <w:spacing w:after="60"/>
        <w:jc w:val="both"/>
        <w:rPr>
          <w:del w:id="183" w:author="Ali Tolouei" w:date="2026-10-18T10:21:00Z"/>
          <w:rFonts w:cs="B Nazanin"/>
          <w:b/>
          <w:bCs/>
          <w:sz w:val="24"/>
          <w:szCs w:val="24"/>
          <w:lang w:bidi="fa-IR"/>
        </w:rPr>
      </w:pPr>
    </w:p>
    <w:p w14:paraId="69F2AA13" w14:textId="5C462CC1" w:rsidR="00A47B9D" w:rsidRPr="009B0223" w:rsidRDefault="00A47B9D">
      <w:pPr>
        <w:bidi/>
        <w:spacing w:after="60"/>
        <w:jc w:val="both"/>
        <w:rPr>
          <w:rFonts w:cs="B Nazanin"/>
          <w:b/>
          <w:bCs/>
          <w:sz w:val="24"/>
          <w:szCs w:val="24"/>
          <w:rtl/>
          <w:lang w:bidi="fa-IR"/>
          <w:rPrChange w:id="184" w:author="Ali Tolouei" w:date="2026-10-18T10:21:00Z">
            <w:rPr>
              <w:rtl/>
              <w:lang w:bidi="fa-IR"/>
            </w:rPr>
          </w:rPrChange>
        </w:rPr>
        <w:pPrChange w:id="185" w:author="Ali Tolouei" w:date="2026-10-18T10:21:00Z">
          <w:pPr>
            <w:pStyle w:val="ListParagraph"/>
            <w:bidi/>
            <w:spacing w:after="60"/>
            <w:jc w:val="both"/>
          </w:pPr>
        </w:pPrChange>
      </w:pPr>
      <w:r w:rsidRPr="009B0223">
        <w:rPr>
          <w:rFonts w:cs="B Nazanin" w:hint="cs"/>
          <w:b/>
          <w:bCs/>
          <w:sz w:val="24"/>
          <w:szCs w:val="24"/>
          <w:rtl/>
          <w:lang w:bidi="fa-IR"/>
          <w:rPrChange w:id="186" w:author="Ali Tolouei" w:date="2026-10-18T10:21:00Z">
            <w:rPr>
              <w:rFonts w:hint="cs"/>
              <w:rtl/>
              <w:lang w:bidi="fa-IR"/>
            </w:rPr>
          </w:rPrChange>
        </w:rPr>
        <w:t>شرکای</w:t>
      </w:r>
      <w:r w:rsidRPr="009B0223">
        <w:rPr>
          <w:rFonts w:cs="B Nazanin"/>
          <w:b/>
          <w:bCs/>
          <w:sz w:val="24"/>
          <w:szCs w:val="24"/>
          <w:rtl/>
          <w:lang w:bidi="fa-IR"/>
          <w:rPrChange w:id="187" w:author="Ali Tolouei" w:date="2026-10-18T10:21:00Z">
            <w:rPr>
              <w:rtl/>
              <w:lang w:bidi="fa-IR"/>
            </w:rPr>
          </w:rPrChange>
        </w:rPr>
        <w:t xml:space="preserve"> تجار</w:t>
      </w:r>
      <w:r w:rsidRPr="009B0223">
        <w:rPr>
          <w:rFonts w:cs="B Nazanin" w:hint="cs"/>
          <w:b/>
          <w:bCs/>
          <w:sz w:val="24"/>
          <w:szCs w:val="24"/>
          <w:rtl/>
          <w:lang w:bidi="fa-IR"/>
          <w:rPrChange w:id="188" w:author="Ali Tolouei" w:date="2026-10-18T10:21:00Z">
            <w:rPr>
              <w:rFonts w:hint="cs"/>
              <w:rtl/>
              <w:lang w:bidi="fa-IR"/>
            </w:rPr>
          </w:rPrChange>
        </w:rPr>
        <w:t>ی</w:t>
      </w:r>
      <w:r w:rsidRPr="009B0223">
        <w:rPr>
          <w:rFonts w:cs="B Nazanin"/>
          <w:b/>
          <w:bCs/>
          <w:sz w:val="24"/>
          <w:szCs w:val="24"/>
          <w:rtl/>
          <w:lang w:bidi="fa-IR"/>
          <w:rPrChange w:id="189" w:author="Ali Tolouei" w:date="2026-10-18T10:21:00Z">
            <w:rPr>
              <w:rtl/>
              <w:lang w:bidi="fa-IR"/>
            </w:rPr>
          </w:rPrChange>
        </w:rPr>
        <w:t xml:space="preserve"> ک</w:t>
      </w:r>
      <w:r w:rsidRPr="009B0223">
        <w:rPr>
          <w:rFonts w:cs="B Nazanin" w:hint="cs"/>
          <w:b/>
          <w:bCs/>
          <w:sz w:val="24"/>
          <w:szCs w:val="24"/>
          <w:rtl/>
          <w:lang w:bidi="fa-IR"/>
          <w:rPrChange w:id="190" w:author="Ali Tolouei" w:date="2026-10-18T10:21:00Z">
            <w:rPr>
              <w:rFonts w:hint="cs"/>
              <w:rtl/>
              <w:lang w:bidi="fa-IR"/>
            </w:rPr>
          </w:rPrChange>
        </w:rPr>
        <w:t>یف</w:t>
      </w:r>
      <w:r w:rsidRPr="009B0223">
        <w:rPr>
          <w:rFonts w:cs="B Nazanin"/>
          <w:b/>
          <w:bCs/>
          <w:sz w:val="24"/>
          <w:szCs w:val="24"/>
          <w:rtl/>
          <w:lang w:bidi="fa-IR"/>
          <w:rPrChange w:id="191" w:author="Ali Tolouei" w:date="2026-10-18T10:21:00Z">
            <w:rPr>
              <w:rtl/>
              <w:lang w:bidi="fa-IR"/>
            </w:rPr>
          </w:rPrChange>
        </w:rPr>
        <w:t xml:space="preserve"> پول </w:t>
      </w:r>
      <w:del w:id="192" w:author="Zahra Zeinolabedini" w:date="2026-10-14T12:21:00Z">
        <w:r w:rsidRPr="009B0223" w:rsidDel="00872119">
          <w:rPr>
            <w:rFonts w:cs="B Nazanin" w:hint="cs"/>
            <w:b/>
            <w:bCs/>
            <w:sz w:val="24"/>
            <w:szCs w:val="24"/>
            <w:rtl/>
            <w:lang w:bidi="fa-IR"/>
            <w:rPrChange w:id="193" w:author="Ali Tolouei" w:date="2026-10-18T10:21:00Z">
              <w:rPr>
                <w:rFonts w:hint="cs"/>
                <w:rtl/>
                <w:lang w:bidi="fa-IR"/>
              </w:rPr>
            </w:rPrChange>
          </w:rPr>
          <w:delText>فراگیر</w:delText>
        </w:r>
        <w:r w:rsidRPr="009B0223" w:rsidDel="00872119">
          <w:rPr>
            <w:rFonts w:cs="B Nazanin"/>
            <w:b/>
            <w:bCs/>
            <w:sz w:val="24"/>
            <w:szCs w:val="24"/>
            <w:rtl/>
            <w:lang w:bidi="fa-IR"/>
            <w:rPrChange w:id="194" w:author="Ali Tolouei" w:date="2026-10-18T10:21:00Z">
              <w:rPr>
                <w:rtl/>
                <w:lang w:bidi="fa-IR"/>
              </w:rPr>
            </w:rPrChange>
          </w:rPr>
          <w:delText xml:space="preserve"> </w:delText>
        </w:r>
      </w:del>
      <w:r w:rsidRPr="009B0223">
        <w:rPr>
          <w:rFonts w:cs="B Nazanin"/>
          <w:b/>
          <w:bCs/>
          <w:sz w:val="24"/>
          <w:szCs w:val="24"/>
          <w:rtl/>
          <w:lang w:bidi="fa-IR"/>
          <w:rPrChange w:id="195" w:author="Ali Tolouei" w:date="2026-10-18T10:21:00Z">
            <w:rPr>
              <w:rtl/>
              <w:lang w:bidi="fa-IR"/>
            </w:rPr>
          </w:rPrChange>
        </w:rPr>
        <w:t>اوانو</w:t>
      </w:r>
    </w:p>
    <w:p w14:paraId="01D667B2" w14:textId="77777777" w:rsidR="00753EEF" w:rsidRDefault="00753EEF" w:rsidP="00753EEF">
      <w:pPr>
        <w:pStyle w:val="ListParagraph"/>
        <w:bidi/>
        <w:spacing w:after="60"/>
        <w:jc w:val="both"/>
        <w:rPr>
          <w:rFonts w:cs="B Nazanin"/>
          <w:b/>
          <w:bCs/>
          <w:sz w:val="24"/>
          <w:szCs w:val="24"/>
          <w:rtl/>
          <w:lang w:bidi="fa-IR"/>
        </w:rPr>
      </w:pPr>
    </w:p>
    <w:p w14:paraId="15781A26" w14:textId="4B3A6CBA" w:rsidR="00753EEF" w:rsidRPr="00753EEF" w:rsidRDefault="00753EEF" w:rsidP="00753EEF">
      <w:pPr>
        <w:pStyle w:val="ListParagraph"/>
        <w:bidi/>
        <w:spacing w:after="60"/>
        <w:jc w:val="both"/>
        <w:rPr>
          <w:rFonts w:cs="B Nazanin"/>
          <w:b/>
          <w:bCs/>
          <w:sz w:val="24"/>
          <w:szCs w:val="24"/>
          <w:rtl/>
          <w:lang w:bidi="fa-IR"/>
        </w:rPr>
      </w:pPr>
      <w:r>
        <w:rPr>
          <w:rFonts w:cs="B Nazanin"/>
          <w:b/>
          <w:bCs/>
          <w:noProof/>
          <w:sz w:val="24"/>
          <w:szCs w:val="24"/>
          <w:rtl/>
          <w:lang w:val="fa-IR" w:bidi="fa-IR"/>
        </w:rPr>
        <w:drawing>
          <wp:inline distT="0" distB="0" distL="0" distR="0" wp14:anchorId="60042092" wp14:editId="161B38B0">
            <wp:extent cx="4114398" cy="2981325"/>
            <wp:effectExtent l="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9718" cy="298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3B262" w14:textId="77777777" w:rsidR="00A47B9D" w:rsidRPr="0059305A" w:rsidRDefault="00A47B9D" w:rsidP="00A47B9D">
      <w:pPr>
        <w:pStyle w:val="ListParagraph"/>
        <w:bidi/>
        <w:spacing w:after="60"/>
        <w:jc w:val="both"/>
        <w:rPr>
          <w:rFonts w:cs="B Nazanin"/>
          <w:sz w:val="24"/>
          <w:szCs w:val="24"/>
          <w:highlight w:val="yellow"/>
          <w:rtl/>
          <w:lang w:bidi="fa-IR"/>
        </w:rPr>
      </w:pPr>
    </w:p>
    <w:p w14:paraId="42B81243" w14:textId="77777777" w:rsidR="0037347E" w:rsidRDefault="0037347E" w:rsidP="00A47B9D">
      <w:pPr>
        <w:bidi/>
        <w:spacing w:after="60"/>
        <w:jc w:val="both"/>
        <w:rPr>
          <w:rFonts w:cs="B Nazanin"/>
          <w:b/>
          <w:bCs/>
          <w:sz w:val="24"/>
          <w:szCs w:val="24"/>
          <w:rtl/>
        </w:rPr>
      </w:pPr>
    </w:p>
    <w:p w14:paraId="0DA810EA" w14:textId="77777777" w:rsidR="0037347E" w:rsidRDefault="0037347E" w:rsidP="0037347E">
      <w:pPr>
        <w:bidi/>
        <w:spacing w:after="60"/>
        <w:jc w:val="both"/>
        <w:rPr>
          <w:rFonts w:cs="B Nazanin"/>
          <w:b/>
          <w:bCs/>
          <w:sz w:val="24"/>
          <w:szCs w:val="24"/>
          <w:rtl/>
        </w:rPr>
      </w:pPr>
    </w:p>
    <w:p w14:paraId="664B91BF" w14:textId="33ED1E62" w:rsidR="0037347E" w:rsidRPr="0037347E" w:rsidDel="002872AD" w:rsidRDefault="0037347E" w:rsidP="0037347E">
      <w:pPr>
        <w:bidi/>
        <w:spacing w:after="60"/>
        <w:jc w:val="both"/>
        <w:rPr>
          <w:moveFrom w:id="196" w:author="Ali Tolouei" w:date="2026-10-18T09:38:00Z"/>
          <w:rFonts w:cs="B Nazanin"/>
          <w:b/>
          <w:bCs/>
          <w:sz w:val="24"/>
          <w:szCs w:val="24"/>
        </w:rPr>
      </w:pPr>
      <w:moveFromRangeStart w:id="197" w:author="Ali Tolouei" w:date="2026-10-18T09:38:00Z" w:name="move243208712"/>
      <w:moveFrom w:id="198" w:author="Ali Tolouei" w:date="2026-10-18T09:38:00Z">
        <w:r w:rsidRPr="0037347E" w:rsidDel="002872AD">
          <w:rPr>
            <w:rFonts w:cs="B Nazanin"/>
            <w:b/>
            <w:bCs/>
            <w:sz w:val="24"/>
            <w:szCs w:val="24"/>
            <w:rtl/>
          </w:rPr>
          <w:t>راهکارهای اعتباری</w:t>
        </w:r>
        <w:r w:rsidRPr="0037347E" w:rsidDel="002872AD">
          <w:rPr>
            <w:rFonts w:cs="B Nazanin"/>
            <w:b/>
            <w:bCs/>
            <w:sz w:val="24"/>
            <w:szCs w:val="24"/>
          </w:rPr>
          <w:t xml:space="preserve"> </w:t>
        </w:r>
        <w:r w:rsidDel="002872AD">
          <w:rPr>
            <w:rFonts w:cs="B Nazanin" w:hint="cs"/>
            <w:b/>
            <w:bCs/>
            <w:sz w:val="24"/>
            <w:szCs w:val="24"/>
            <w:rtl/>
          </w:rPr>
          <w:t xml:space="preserve"> </w:t>
        </w:r>
        <w:commentRangeStart w:id="199"/>
        <w:r w:rsidRPr="0037347E" w:rsidDel="002872AD">
          <w:rPr>
            <w:rFonts w:cs="B Nazanin"/>
            <w:b/>
            <w:bCs/>
            <w:sz w:val="24"/>
            <w:szCs w:val="24"/>
          </w:rPr>
          <w:t>EBCOM</w:t>
        </w:r>
        <w:commentRangeEnd w:id="199"/>
        <w:r w:rsidR="00872119" w:rsidDel="002872AD">
          <w:rPr>
            <w:rStyle w:val="CommentReference"/>
            <w:rtl/>
          </w:rPr>
          <w:commentReference w:id="199"/>
        </w:r>
      </w:moveFrom>
    </w:p>
    <w:p w14:paraId="7EE7E008" w14:textId="1281043C" w:rsidR="0037347E" w:rsidRPr="0037347E" w:rsidDel="002872AD" w:rsidRDefault="001D5454" w:rsidP="001D5454">
      <w:pPr>
        <w:bidi/>
        <w:spacing w:after="60"/>
        <w:jc w:val="both"/>
        <w:rPr>
          <w:moveFrom w:id="200" w:author="Ali Tolouei" w:date="2026-10-18T09:38:00Z"/>
          <w:rFonts w:cs="B Nazanin"/>
          <w:sz w:val="24"/>
          <w:szCs w:val="24"/>
        </w:rPr>
      </w:pPr>
      <w:moveFrom w:id="201" w:author="Ali Tolouei" w:date="2026-10-18T09:38:00Z">
        <w:r w:rsidRPr="001D5454" w:rsidDel="002872AD">
          <w:rPr>
            <w:rFonts w:cs="B Nazanin" w:hint="cs"/>
            <w:sz w:val="24"/>
            <w:szCs w:val="24"/>
            <w:rtl/>
          </w:rPr>
          <w:t xml:space="preserve"> </w:t>
        </w:r>
        <w:r w:rsidR="0037347E" w:rsidRPr="0037347E" w:rsidDel="002872AD">
          <w:rPr>
            <w:rFonts w:cs="B Nazanin"/>
            <w:sz w:val="24"/>
            <w:szCs w:val="24"/>
          </w:rPr>
          <w:t>EBCOM</w:t>
        </w:r>
        <w:r w:rsidRPr="001D5454" w:rsidDel="002872AD">
          <w:rPr>
            <w:rFonts w:cs="B Nazanin" w:hint="cs"/>
            <w:sz w:val="24"/>
            <w:szCs w:val="24"/>
            <w:rtl/>
          </w:rPr>
          <w:t xml:space="preserve"> </w:t>
        </w:r>
        <w:r w:rsidR="0037347E" w:rsidRPr="0037347E" w:rsidDel="002872AD">
          <w:rPr>
            <w:rFonts w:cs="B Nazanin"/>
            <w:sz w:val="24"/>
            <w:szCs w:val="24"/>
            <w:rtl/>
          </w:rPr>
          <w:t>با بهره‌گیری از زیرساخت مالی و اعتباری خود، راهکارهایی منعطف و قابل مدیریت برای تأمین اعتبار کاربران، کسب‌وکارها و سازمان‌ها ارائه می‌کند</w:t>
        </w:r>
        <w:r w:rsidR="0037347E" w:rsidRPr="0037347E" w:rsidDel="002872AD">
          <w:rPr>
            <w:rFonts w:cs="B Nazanin"/>
            <w:sz w:val="24"/>
            <w:szCs w:val="24"/>
          </w:rPr>
          <w:t>.</w:t>
        </w:r>
        <w:r w:rsidDel="002872AD">
          <w:rPr>
            <w:rFonts w:cs="B Nazanin" w:hint="cs"/>
            <w:sz w:val="24"/>
            <w:szCs w:val="24"/>
            <w:rtl/>
          </w:rPr>
          <w:t xml:space="preserve"> </w:t>
        </w:r>
        <w:r w:rsidR="0037347E" w:rsidRPr="0037347E" w:rsidDel="002872AD">
          <w:rPr>
            <w:rFonts w:cs="B Nazanin"/>
            <w:sz w:val="24"/>
            <w:szCs w:val="24"/>
            <w:rtl/>
          </w:rPr>
          <w:t>این راهکارها به سازمان‌ها امکان می‌دهند اعتبار را متناسب با سیاست‌های خود تخصیص و مدیریت کنند و در عین حال، کارکنان از شبکه متنوع پذیرندگان و امکان انتخاب بهره‌مند شوند</w:t>
        </w:r>
        <w:r w:rsidR="0037347E" w:rsidRPr="0037347E" w:rsidDel="002872AD">
          <w:rPr>
            <w:rFonts w:cs="B Nazanin"/>
            <w:sz w:val="24"/>
            <w:szCs w:val="24"/>
          </w:rPr>
          <w:t>.</w:t>
        </w:r>
      </w:moveFrom>
    </w:p>
    <w:moveFromRangeEnd w:id="197"/>
    <w:p w14:paraId="6CBA0796" w14:textId="77777777" w:rsidR="0037347E" w:rsidRDefault="0037347E" w:rsidP="0037347E">
      <w:pPr>
        <w:bidi/>
        <w:spacing w:after="60"/>
        <w:jc w:val="both"/>
        <w:rPr>
          <w:rFonts w:cs="B Nazanin"/>
          <w:b/>
          <w:bCs/>
          <w:sz w:val="24"/>
          <w:szCs w:val="24"/>
          <w:rtl/>
        </w:rPr>
      </w:pPr>
    </w:p>
    <w:p w14:paraId="26399F38" w14:textId="77777777" w:rsidR="0037347E" w:rsidRPr="0037347E" w:rsidRDefault="0037347E" w:rsidP="0037347E">
      <w:pPr>
        <w:bidi/>
        <w:spacing w:after="60"/>
        <w:jc w:val="both"/>
        <w:rPr>
          <w:rFonts w:cs="B Nazanin"/>
          <w:b/>
          <w:bCs/>
          <w:sz w:val="24"/>
          <w:szCs w:val="24"/>
        </w:rPr>
      </w:pPr>
    </w:p>
    <w:p w14:paraId="55AE0D4D" w14:textId="56C747B7" w:rsidR="001D5454" w:rsidRPr="001D5454" w:rsidRDefault="00342612" w:rsidP="001D5454">
      <w:pPr>
        <w:bidi/>
        <w:spacing w:after="60" w:line="240" w:lineRule="auto"/>
        <w:jc w:val="both"/>
        <w:rPr>
          <w:rFonts w:cs="B Nazanin"/>
          <w:b/>
          <w:bCs/>
          <w:sz w:val="24"/>
          <w:szCs w:val="24"/>
        </w:rPr>
      </w:pPr>
      <w:ins w:id="202" w:author="Ali Tolouei" w:date="2026-10-14T13:30:00Z">
        <w:r>
          <w:rPr>
            <w:rFonts w:cs="B Nazanin" w:hint="cs"/>
            <w:b/>
            <w:bCs/>
            <w:sz w:val="24"/>
            <w:szCs w:val="24"/>
            <w:rtl/>
          </w:rPr>
          <w:t>ر</w:t>
        </w:r>
      </w:ins>
      <w:commentRangeStart w:id="203"/>
      <w:del w:id="204" w:author="Ali Tolouei" w:date="2026-10-14T13:30:00Z">
        <w:r w:rsidR="001D5454" w:rsidRPr="001D5454" w:rsidDel="00342612">
          <w:rPr>
            <w:rFonts w:cs="B Nazanin"/>
            <w:b/>
            <w:bCs/>
            <w:sz w:val="24"/>
            <w:szCs w:val="24"/>
            <w:rtl/>
          </w:rPr>
          <w:delText xml:space="preserve">اعتبار سامانه </w:delText>
        </w:r>
        <w:commentRangeEnd w:id="203"/>
        <w:r w:rsidR="00872119" w:rsidDel="00342612">
          <w:rPr>
            <w:rStyle w:val="CommentReference"/>
            <w:rtl/>
          </w:rPr>
          <w:commentReference w:id="203"/>
        </w:r>
        <w:r w:rsidR="001D5454" w:rsidRPr="001D5454" w:rsidDel="00342612">
          <w:rPr>
            <w:rFonts w:cs="B Nazanin"/>
            <w:b/>
            <w:bCs/>
            <w:sz w:val="24"/>
            <w:szCs w:val="24"/>
            <w:rtl/>
          </w:rPr>
          <w:delText>ر</w:delText>
        </w:r>
      </w:del>
      <w:r w:rsidR="001D5454" w:rsidRPr="001D5454">
        <w:rPr>
          <w:rFonts w:cs="B Nazanin"/>
          <w:b/>
          <w:bCs/>
          <w:sz w:val="24"/>
          <w:szCs w:val="24"/>
          <w:rtl/>
        </w:rPr>
        <w:t>فاهی</w:t>
      </w:r>
      <w:ins w:id="205" w:author="Ali Tolouei" w:date="2026-10-14T13:30:00Z">
        <w:r>
          <w:rPr>
            <w:rFonts w:cs="B Nazanin" w:hint="cs"/>
            <w:b/>
            <w:bCs/>
            <w:sz w:val="24"/>
            <w:szCs w:val="24"/>
            <w:rtl/>
          </w:rPr>
          <w:t>ات سازمانی</w:t>
        </w:r>
      </w:ins>
    </w:p>
    <w:p w14:paraId="11411AF1" w14:textId="7536653C" w:rsidR="001D5454" w:rsidRPr="001D5454" w:rsidRDefault="001D5454" w:rsidP="001D5454">
      <w:pPr>
        <w:bidi/>
        <w:spacing w:after="60" w:line="240" w:lineRule="auto"/>
        <w:jc w:val="both"/>
        <w:rPr>
          <w:rFonts w:cs="B Nazanin"/>
          <w:sz w:val="24"/>
          <w:szCs w:val="24"/>
        </w:rPr>
      </w:pPr>
      <w:r w:rsidRPr="001D5454">
        <w:rPr>
          <w:rFonts w:cs="B Nazanin"/>
          <w:sz w:val="24"/>
          <w:szCs w:val="24"/>
          <w:rtl/>
        </w:rPr>
        <w:t>راهکاری برای مدیریت و تخصیص</w:t>
      </w:r>
      <w:del w:id="206" w:author="Ali Tolouei" w:date="2026-10-14T13:30:00Z">
        <w:r w:rsidRPr="001D5454" w:rsidDel="00342612">
          <w:rPr>
            <w:rFonts w:cs="B Nazanin"/>
            <w:sz w:val="24"/>
            <w:szCs w:val="24"/>
            <w:rtl/>
          </w:rPr>
          <w:delText xml:space="preserve"> </w:delText>
        </w:r>
        <w:commentRangeStart w:id="207"/>
        <w:r w:rsidRPr="001D5454" w:rsidDel="00342612">
          <w:rPr>
            <w:rFonts w:cs="B Nazanin"/>
            <w:sz w:val="24"/>
            <w:szCs w:val="24"/>
            <w:rtl/>
          </w:rPr>
          <w:delText>اعتبار</w:delText>
        </w:r>
      </w:del>
      <w:r w:rsidRPr="001D5454">
        <w:rPr>
          <w:rFonts w:cs="B Nazanin"/>
          <w:sz w:val="24"/>
          <w:szCs w:val="24"/>
          <w:rtl/>
        </w:rPr>
        <w:t xml:space="preserve"> رفاهی</w:t>
      </w:r>
      <w:ins w:id="208" w:author="Ali Tolouei" w:date="2026-10-14T13:30:00Z">
        <w:r w:rsidR="00342612">
          <w:rPr>
            <w:rFonts w:cs="B Nazanin" w:hint="cs"/>
            <w:sz w:val="24"/>
            <w:szCs w:val="24"/>
            <w:rtl/>
          </w:rPr>
          <w:t>ات سازمانی</w:t>
        </w:r>
      </w:ins>
      <w:r w:rsidRPr="001D5454">
        <w:rPr>
          <w:rFonts w:cs="B Nazanin"/>
          <w:sz w:val="24"/>
          <w:szCs w:val="24"/>
          <w:rtl/>
        </w:rPr>
        <w:t xml:space="preserve"> </w:t>
      </w:r>
      <w:commentRangeEnd w:id="207"/>
      <w:r w:rsidR="00872119">
        <w:rPr>
          <w:rStyle w:val="CommentReference"/>
          <w:rtl/>
        </w:rPr>
        <w:commentReference w:id="207"/>
      </w:r>
      <w:r w:rsidRPr="001D5454">
        <w:rPr>
          <w:rFonts w:cs="B Nazanin"/>
          <w:sz w:val="24"/>
          <w:szCs w:val="24"/>
          <w:rtl/>
        </w:rPr>
        <w:t>کارکنان که به سازمان امکان می‌دهد منابع رفاهی را متناسب با سیاست‌ها و گروه‌های مختلف کارکنان مدیریت و کنترل کند</w:t>
      </w:r>
      <w:r w:rsidRPr="001D5454">
        <w:rPr>
          <w:rFonts w:cs="B Nazanin"/>
          <w:sz w:val="24"/>
          <w:szCs w:val="24"/>
        </w:rPr>
        <w:t>.</w:t>
      </w:r>
    </w:p>
    <w:p w14:paraId="09B34C79" w14:textId="77777777" w:rsidR="001D5454" w:rsidRPr="001D5454" w:rsidRDefault="001D5454" w:rsidP="001D5454">
      <w:pPr>
        <w:numPr>
          <w:ilvl w:val="0"/>
          <w:numId w:val="22"/>
        </w:numPr>
        <w:bidi/>
        <w:spacing w:after="60" w:line="240" w:lineRule="auto"/>
        <w:jc w:val="both"/>
        <w:rPr>
          <w:rFonts w:cs="B Nazanin"/>
          <w:sz w:val="24"/>
          <w:szCs w:val="24"/>
        </w:rPr>
      </w:pPr>
      <w:r w:rsidRPr="001D5454">
        <w:rPr>
          <w:rFonts w:cs="B Nazanin"/>
          <w:sz w:val="24"/>
          <w:szCs w:val="24"/>
          <w:rtl/>
        </w:rPr>
        <w:t>مدیریت متمرکز اعتبارات رفاهی</w:t>
      </w:r>
    </w:p>
    <w:p w14:paraId="3E8964EC" w14:textId="6C979EDE" w:rsidR="001D5454" w:rsidRPr="001D5454" w:rsidRDefault="001D5454" w:rsidP="001D5454">
      <w:pPr>
        <w:numPr>
          <w:ilvl w:val="0"/>
          <w:numId w:val="22"/>
        </w:numPr>
        <w:bidi/>
        <w:spacing w:after="60" w:line="240" w:lineRule="auto"/>
        <w:jc w:val="both"/>
        <w:rPr>
          <w:rFonts w:cs="B Nazanin"/>
          <w:sz w:val="24"/>
          <w:szCs w:val="24"/>
        </w:rPr>
      </w:pPr>
      <w:r w:rsidRPr="001D5454">
        <w:rPr>
          <w:rFonts w:cs="B Nazanin"/>
          <w:sz w:val="24"/>
          <w:szCs w:val="24"/>
          <w:rtl/>
        </w:rPr>
        <w:t>تخصیص انعطاف‌پذیر ا</w:t>
      </w:r>
      <w:del w:id="209" w:author="Zahra Zeinolabedini" w:date="2026-10-14T12:24:00Z">
        <w:r w:rsidRPr="001D5454" w:rsidDel="00872119">
          <w:rPr>
            <w:rFonts w:cs="B Nazanin"/>
            <w:sz w:val="24"/>
            <w:szCs w:val="24"/>
            <w:rtl/>
          </w:rPr>
          <w:delText xml:space="preserve">عتبار </w:delText>
        </w:r>
      </w:del>
      <w:r w:rsidRPr="001D5454">
        <w:rPr>
          <w:rFonts w:cs="B Nazanin"/>
          <w:sz w:val="24"/>
          <w:szCs w:val="24"/>
          <w:rtl/>
        </w:rPr>
        <w:t>متناسب با سیاست‌های سازمان</w:t>
      </w:r>
    </w:p>
    <w:p w14:paraId="37F17698" w14:textId="77777777" w:rsidR="001D5454" w:rsidRPr="001D5454" w:rsidRDefault="001D5454" w:rsidP="001D5454">
      <w:pPr>
        <w:numPr>
          <w:ilvl w:val="0"/>
          <w:numId w:val="22"/>
        </w:numPr>
        <w:bidi/>
        <w:spacing w:after="60" w:line="240" w:lineRule="auto"/>
        <w:jc w:val="both"/>
        <w:rPr>
          <w:rFonts w:cs="B Nazanin"/>
          <w:sz w:val="24"/>
          <w:szCs w:val="24"/>
        </w:rPr>
      </w:pPr>
      <w:r w:rsidRPr="001D5454">
        <w:rPr>
          <w:rFonts w:cs="B Nazanin"/>
          <w:sz w:val="24"/>
          <w:szCs w:val="24"/>
          <w:rtl/>
        </w:rPr>
        <w:t>گستره متنوع پذیرندگان و آزادی انتخاب برای کارکنان</w:t>
      </w:r>
    </w:p>
    <w:p w14:paraId="455F7C49" w14:textId="77777777" w:rsidR="001D5454" w:rsidRPr="001D5454" w:rsidRDefault="001D5454" w:rsidP="001D5454">
      <w:pPr>
        <w:numPr>
          <w:ilvl w:val="0"/>
          <w:numId w:val="22"/>
        </w:numPr>
        <w:bidi/>
        <w:spacing w:after="60" w:line="240" w:lineRule="auto"/>
        <w:jc w:val="both"/>
        <w:rPr>
          <w:rFonts w:cs="B Nazanin"/>
          <w:sz w:val="24"/>
          <w:szCs w:val="24"/>
        </w:rPr>
      </w:pPr>
      <w:r w:rsidRPr="001D5454">
        <w:rPr>
          <w:rFonts w:cs="B Nazanin"/>
          <w:sz w:val="24"/>
          <w:szCs w:val="24"/>
          <w:rtl/>
        </w:rPr>
        <w:t>کاهش پیچیدگی اجرایی و بهبود تجربه دریافت و مصرف مزایا</w:t>
      </w:r>
    </w:p>
    <w:p w14:paraId="34290BC8" w14:textId="77777777" w:rsidR="00A47B9D" w:rsidRPr="00A47B9D" w:rsidRDefault="00A47B9D" w:rsidP="00A47B9D">
      <w:pPr>
        <w:bidi/>
        <w:spacing w:after="60" w:line="240" w:lineRule="auto"/>
        <w:jc w:val="both"/>
        <w:rPr>
          <w:rFonts w:cs="B Nazanin"/>
          <w:sz w:val="24"/>
          <w:szCs w:val="24"/>
        </w:rPr>
      </w:pPr>
    </w:p>
    <w:p w14:paraId="2D2A4201" w14:textId="77777777" w:rsidR="00A47B9D" w:rsidRDefault="00A47B9D" w:rsidP="00A47B9D">
      <w:pPr>
        <w:bidi/>
        <w:spacing w:after="60"/>
        <w:jc w:val="both"/>
        <w:rPr>
          <w:rFonts w:cs="B Nazanin"/>
          <w:sz w:val="24"/>
          <w:szCs w:val="24"/>
          <w:highlight w:val="yellow"/>
        </w:rPr>
      </w:pPr>
    </w:p>
    <w:p w14:paraId="20BD5409" w14:textId="77777777" w:rsidR="008D58F1" w:rsidRDefault="008D58F1" w:rsidP="008D58F1">
      <w:pPr>
        <w:bidi/>
        <w:spacing w:after="60"/>
        <w:jc w:val="both"/>
        <w:rPr>
          <w:rFonts w:cs="B Nazanin"/>
          <w:sz w:val="24"/>
          <w:szCs w:val="24"/>
          <w:highlight w:val="yellow"/>
          <w:rtl/>
        </w:rPr>
      </w:pPr>
    </w:p>
    <w:p w14:paraId="29A1C943" w14:textId="77777777" w:rsidR="007463E5" w:rsidRDefault="007463E5" w:rsidP="007463E5">
      <w:pPr>
        <w:bidi/>
        <w:spacing w:after="60"/>
        <w:jc w:val="both"/>
        <w:rPr>
          <w:rFonts w:cs="B Nazanin"/>
          <w:sz w:val="24"/>
          <w:szCs w:val="24"/>
          <w:rtl/>
        </w:rPr>
      </w:pPr>
      <w:r w:rsidRPr="007463E5">
        <w:rPr>
          <w:rFonts w:cs="B Nazanin"/>
          <w:b/>
          <w:bCs/>
          <w:sz w:val="24"/>
          <w:szCs w:val="24"/>
          <w:rtl/>
        </w:rPr>
        <w:t>راهکارهای سازمانی؛ در یک نگاه</w:t>
      </w:r>
      <w:r w:rsidRPr="007463E5">
        <w:rPr>
          <w:rFonts w:cs="B Nazanin" w:hint="cs"/>
          <w:b/>
          <w:bCs/>
          <w:sz w:val="24"/>
          <w:szCs w:val="24"/>
          <w:rtl/>
        </w:rPr>
        <w:t xml:space="preserve">   </w:t>
      </w:r>
      <w:r w:rsidRPr="007463E5">
        <w:rPr>
          <w:rFonts w:cs="B Nazanin" w:hint="cs"/>
          <w:sz w:val="24"/>
          <w:szCs w:val="24"/>
          <w:highlight w:val="yellow"/>
          <w:rtl/>
        </w:rPr>
        <w:t>تصویر سه بالانس رفاهی، نقدی و اعتباری آورده شود برای درک بهتر افراد</w:t>
      </w:r>
      <w:r>
        <w:rPr>
          <w:rFonts w:cs="B Nazanin" w:hint="cs"/>
          <w:sz w:val="24"/>
          <w:szCs w:val="24"/>
          <w:rtl/>
        </w:rPr>
        <w:t xml:space="preserve"> </w:t>
      </w:r>
    </w:p>
    <w:p w14:paraId="0FC7D2EF" w14:textId="3EB2D77F" w:rsidR="007463E5" w:rsidRPr="007463E5" w:rsidRDefault="007463E5" w:rsidP="007463E5">
      <w:pPr>
        <w:bidi/>
        <w:spacing w:after="60"/>
        <w:rPr>
          <w:rFonts w:cs="B Nazanin"/>
          <w:b/>
          <w:bCs/>
          <w:sz w:val="24"/>
          <w:szCs w:val="24"/>
        </w:rPr>
      </w:pPr>
    </w:p>
    <w:p w14:paraId="7FF3D796" w14:textId="77777777" w:rsidR="007463E5" w:rsidRDefault="007463E5" w:rsidP="007463E5">
      <w:pPr>
        <w:bidi/>
        <w:spacing w:after="60"/>
        <w:rPr>
          <w:rFonts w:cs="B Nazanin"/>
          <w:sz w:val="24"/>
          <w:szCs w:val="24"/>
        </w:rPr>
      </w:pPr>
      <w:r w:rsidRPr="007463E5">
        <w:rPr>
          <w:rFonts w:cs="B Nazanin"/>
          <w:sz w:val="24"/>
          <w:szCs w:val="24"/>
          <w:rtl/>
        </w:rPr>
        <w:t>اوانو با فراهم‌کردن بالانس‌های متنوع نقدی، اعتباری و رفاهی، امکان مدیریت یکپارچه پرداخت و مزایای کارکنان را در اختیار سازمان قرار می‌دهد</w:t>
      </w:r>
      <w:r w:rsidRPr="007463E5">
        <w:rPr>
          <w:rFonts w:cs="B Nazanin"/>
          <w:sz w:val="24"/>
          <w:szCs w:val="24"/>
        </w:rPr>
        <w:t>.</w:t>
      </w:r>
    </w:p>
    <w:p w14:paraId="2E99AB55" w14:textId="77777777" w:rsidR="008D58F1" w:rsidRPr="007463E5" w:rsidRDefault="008D58F1" w:rsidP="008D58F1">
      <w:pPr>
        <w:bidi/>
        <w:spacing w:after="60"/>
        <w:rPr>
          <w:rFonts w:cs="B Nazanin"/>
          <w:sz w:val="24"/>
          <w:szCs w:val="24"/>
        </w:rPr>
      </w:pPr>
    </w:p>
    <w:p w14:paraId="48A2A19C" w14:textId="1AFC61B8" w:rsidR="007463E5" w:rsidRPr="007463E5" w:rsidDel="00705DAB" w:rsidRDefault="007463E5" w:rsidP="007463E5">
      <w:pPr>
        <w:bidi/>
        <w:spacing w:after="60"/>
        <w:rPr>
          <w:del w:id="210" w:author="Ali Tolouei" w:date="2026-10-18T09:45:00Z"/>
          <w:rFonts w:cs="B Nazanin"/>
          <w:sz w:val="24"/>
          <w:szCs w:val="24"/>
        </w:rPr>
      </w:pPr>
      <w:del w:id="211" w:author="Ali Tolouei" w:date="2026-10-18T09:45:00Z">
        <w:r w:rsidRPr="007463E5" w:rsidDel="00705DAB">
          <w:rPr>
            <w:rFonts w:cs="B Nazanin"/>
            <w:sz w:val="24"/>
            <w:szCs w:val="24"/>
            <w:rtl/>
          </w:rPr>
          <w:delText>سه بالانس، یک تجربه یکپارچه</w:delText>
        </w:r>
      </w:del>
    </w:p>
    <w:p w14:paraId="221EAAED" w14:textId="56A729AA" w:rsidR="007463E5" w:rsidDel="00705DAB" w:rsidRDefault="007463E5" w:rsidP="007463E5">
      <w:pPr>
        <w:bidi/>
        <w:spacing w:after="60"/>
        <w:rPr>
          <w:del w:id="212" w:author="Ali Tolouei" w:date="2026-10-18T09:45:00Z"/>
          <w:rFonts w:cs="B Nazanin"/>
          <w:sz w:val="24"/>
          <w:szCs w:val="24"/>
          <w:rtl/>
        </w:rPr>
      </w:pPr>
      <w:del w:id="213" w:author="Ali Tolouei" w:date="2026-10-18T09:45:00Z">
        <w:r w:rsidRPr="007463E5" w:rsidDel="00705DAB">
          <w:rPr>
            <w:rFonts w:cs="B Nazanin"/>
            <w:sz w:val="24"/>
            <w:szCs w:val="24"/>
            <w:rtl/>
          </w:rPr>
          <w:delText>نقدی | اعتباری | رفاهی</w:delText>
        </w:r>
      </w:del>
    </w:p>
    <w:p w14:paraId="1ECF174A" w14:textId="65F652D2" w:rsidR="007463E5" w:rsidDel="00705DAB" w:rsidRDefault="007463E5" w:rsidP="007463E5">
      <w:pPr>
        <w:bidi/>
        <w:spacing w:after="60"/>
        <w:rPr>
          <w:del w:id="214" w:author="Ali Tolouei" w:date="2026-10-18T09:45:00Z"/>
          <w:rFonts w:cs="B Nazanin"/>
          <w:sz w:val="24"/>
          <w:szCs w:val="24"/>
          <w:rtl/>
        </w:rPr>
      </w:pPr>
    </w:p>
    <w:p w14:paraId="3A461576" w14:textId="35D429FE" w:rsidR="007463E5" w:rsidRPr="007463E5" w:rsidDel="00705DAB" w:rsidRDefault="007463E5" w:rsidP="007463E5">
      <w:pPr>
        <w:bidi/>
        <w:spacing w:after="60"/>
        <w:rPr>
          <w:del w:id="215" w:author="Ali Tolouei" w:date="2026-10-18T09:45:00Z"/>
          <w:rFonts w:cs="B Nazanin"/>
          <w:sz w:val="24"/>
          <w:szCs w:val="24"/>
        </w:rPr>
      </w:pPr>
    </w:p>
    <w:p w14:paraId="7DAAA602" w14:textId="60AC2FE7" w:rsidR="007463E5" w:rsidDel="00705DAB" w:rsidRDefault="007463E5" w:rsidP="007463E5">
      <w:pPr>
        <w:bidi/>
        <w:spacing w:after="60"/>
        <w:rPr>
          <w:del w:id="216" w:author="Ali Tolouei" w:date="2026-10-18T09:45:00Z"/>
          <w:rFonts w:cs="B Nazanin"/>
          <w:sz w:val="24"/>
          <w:szCs w:val="24"/>
          <w:rtl/>
        </w:rPr>
      </w:pPr>
      <w:del w:id="217" w:author="Ali Tolouei" w:date="2026-10-18T09:45:00Z">
        <w:r w:rsidRPr="007463E5" w:rsidDel="00705DAB">
          <w:rPr>
            <w:rFonts w:cs="B Nazanin"/>
            <w:sz w:val="24"/>
            <w:szCs w:val="24"/>
            <w:rtl/>
          </w:rPr>
          <w:delText>بالانس نقدی</w:delText>
        </w:r>
        <w:r w:rsidRPr="007463E5" w:rsidDel="00705DAB">
          <w:rPr>
            <w:rFonts w:cs="B Nazanin"/>
            <w:sz w:val="24"/>
            <w:szCs w:val="24"/>
          </w:rPr>
          <w:br/>
        </w:r>
        <w:r w:rsidRPr="007463E5" w:rsidDel="00705DAB">
          <w:rPr>
            <w:rFonts w:cs="B Nazanin"/>
            <w:sz w:val="24"/>
            <w:szCs w:val="24"/>
            <w:rtl/>
          </w:rPr>
          <w:delText>موجودی شخصی کاربر</w:delText>
        </w:r>
      </w:del>
    </w:p>
    <w:p w14:paraId="1BC25F18" w14:textId="48B6953F" w:rsidR="007463E5" w:rsidRPr="007463E5" w:rsidDel="00705DAB" w:rsidRDefault="007463E5" w:rsidP="007463E5">
      <w:pPr>
        <w:bidi/>
        <w:spacing w:after="60"/>
        <w:rPr>
          <w:del w:id="218" w:author="Ali Tolouei" w:date="2026-10-18T09:45:00Z"/>
          <w:rFonts w:cs="B Nazanin"/>
          <w:sz w:val="24"/>
          <w:szCs w:val="24"/>
        </w:rPr>
      </w:pPr>
    </w:p>
    <w:p w14:paraId="16AF98D5" w14:textId="78656CBD" w:rsidR="007463E5" w:rsidDel="00705DAB" w:rsidRDefault="007463E5" w:rsidP="007463E5">
      <w:pPr>
        <w:bidi/>
        <w:spacing w:after="60"/>
        <w:rPr>
          <w:del w:id="219" w:author="Ali Tolouei" w:date="2026-10-18T09:45:00Z"/>
          <w:rFonts w:cs="B Nazanin"/>
          <w:sz w:val="24"/>
          <w:szCs w:val="24"/>
          <w:rtl/>
        </w:rPr>
      </w:pPr>
      <w:del w:id="220" w:author="Ali Tolouei" w:date="2026-10-18T09:45:00Z">
        <w:r w:rsidRPr="007463E5" w:rsidDel="00705DAB">
          <w:rPr>
            <w:rFonts w:cs="B Nazanin"/>
            <w:sz w:val="24"/>
            <w:szCs w:val="24"/>
            <w:rtl/>
          </w:rPr>
          <w:delText>بالانس اعتباری</w:delText>
        </w:r>
        <w:r w:rsidRPr="007463E5" w:rsidDel="00705DAB">
          <w:rPr>
            <w:rFonts w:cs="B Nazanin"/>
            <w:sz w:val="24"/>
            <w:szCs w:val="24"/>
          </w:rPr>
          <w:br/>
        </w:r>
        <w:r w:rsidRPr="007463E5" w:rsidDel="00705DAB">
          <w:rPr>
            <w:rFonts w:cs="B Nazanin"/>
            <w:sz w:val="24"/>
            <w:szCs w:val="24"/>
            <w:rtl/>
          </w:rPr>
          <w:delText>اعتبار قابل مصرف</w:delText>
        </w:r>
      </w:del>
    </w:p>
    <w:p w14:paraId="09CACE89" w14:textId="66097982" w:rsidR="007463E5" w:rsidRPr="007463E5" w:rsidDel="00705DAB" w:rsidRDefault="007463E5" w:rsidP="007463E5">
      <w:pPr>
        <w:bidi/>
        <w:spacing w:after="60"/>
        <w:rPr>
          <w:del w:id="221" w:author="Ali Tolouei" w:date="2026-10-18T09:45:00Z"/>
          <w:rFonts w:cs="B Nazanin"/>
          <w:sz w:val="24"/>
          <w:szCs w:val="24"/>
        </w:rPr>
      </w:pPr>
    </w:p>
    <w:p w14:paraId="6986F1D4" w14:textId="6E45B85D" w:rsidR="007463E5" w:rsidDel="00705DAB" w:rsidRDefault="007463E5" w:rsidP="007463E5">
      <w:pPr>
        <w:bidi/>
        <w:spacing w:after="60"/>
        <w:rPr>
          <w:del w:id="222" w:author="Ali Tolouei" w:date="2026-10-18T09:45:00Z"/>
          <w:rFonts w:cs="B Nazanin"/>
          <w:sz w:val="24"/>
          <w:szCs w:val="24"/>
          <w:rtl/>
        </w:rPr>
      </w:pPr>
      <w:del w:id="223" w:author="Ali Tolouei" w:date="2026-10-18T09:45:00Z">
        <w:r w:rsidRPr="007463E5" w:rsidDel="00705DAB">
          <w:rPr>
            <w:rFonts w:cs="B Nazanin"/>
            <w:sz w:val="24"/>
            <w:szCs w:val="24"/>
            <w:rtl/>
          </w:rPr>
          <w:delText>بالانس رفاهی</w:delText>
        </w:r>
        <w:r w:rsidRPr="007463E5" w:rsidDel="00705DAB">
          <w:rPr>
            <w:rFonts w:cs="B Nazanin"/>
            <w:sz w:val="24"/>
            <w:szCs w:val="24"/>
          </w:rPr>
          <w:br/>
        </w:r>
        <w:r w:rsidRPr="007463E5" w:rsidDel="00705DAB">
          <w:rPr>
            <w:rFonts w:cs="B Nazanin"/>
            <w:sz w:val="24"/>
            <w:szCs w:val="24"/>
            <w:rtl/>
          </w:rPr>
          <w:delText>مزایای تخصیص‌یافته توسط سازمان</w:delText>
        </w:r>
      </w:del>
    </w:p>
    <w:p w14:paraId="5AAD4588" w14:textId="03BEB602" w:rsidR="007463E5" w:rsidRPr="007463E5" w:rsidDel="00705DAB" w:rsidRDefault="007463E5" w:rsidP="007463E5">
      <w:pPr>
        <w:bidi/>
        <w:spacing w:after="60"/>
        <w:rPr>
          <w:del w:id="224" w:author="Ali Tolouei" w:date="2026-10-18T09:45:00Z"/>
          <w:rFonts w:cs="B Nazanin"/>
          <w:sz w:val="24"/>
          <w:szCs w:val="24"/>
        </w:rPr>
      </w:pPr>
    </w:p>
    <w:p w14:paraId="238D1866" w14:textId="6507F5A1" w:rsidR="007463E5" w:rsidRPr="007463E5" w:rsidDel="00705DAB" w:rsidRDefault="007463E5" w:rsidP="007463E5">
      <w:pPr>
        <w:bidi/>
        <w:spacing w:after="60"/>
        <w:jc w:val="both"/>
        <w:rPr>
          <w:del w:id="225" w:author="Ali Tolouei" w:date="2026-10-18T09:45:00Z"/>
          <w:rFonts w:cs="B Nazanin"/>
          <w:sz w:val="24"/>
          <w:szCs w:val="24"/>
          <w:rtl/>
        </w:rPr>
      </w:pPr>
      <w:del w:id="226" w:author="Ali Tolouei" w:date="2026-10-18T09:45:00Z">
        <w:r w:rsidRPr="007463E5" w:rsidDel="00705DAB">
          <w:rPr>
            <w:rFonts w:cs="B Nazanin" w:hint="cs"/>
            <w:sz w:val="24"/>
            <w:szCs w:val="24"/>
            <w:highlight w:val="yellow"/>
            <w:rtl/>
          </w:rPr>
          <w:delText>تصویر اپ قرار داده شود تا افراد با بخش‌های مختلف آن شامل فروشگاهی، آموزش، بیمه و ... آشنا شوند.</w:delText>
        </w:r>
      </w:del>
    </w:p>
    <w:p w14:paraId="4356A962" w14:textId="77777777" w:rsidR="00A47B9D" w:rsidRDefault="00A47B9D" w:rsidP="00A47B9D">
      <w:pPr>
        <w:widowControl w:val="0"/>
        <w:bidi/>
        <w:spacing w:after="0"/>
        <w:jc w:val="both"/>
        <w:rPr>
          <w:rFonts w:ascii="Calibri" w:eastAsia="Calibri" w:hAnsi="Calibri" w:cs="B Nazanin"/>
          <w:kern w:val="2"/>
          <w:szCs w:val="24"/>
          <w:highlight w:val="yellow"/>
          <w:lang w:bidi="fa-IR"/>
          <w14:ligatures w14:val="standardContextual"/>
        </w:rPr>
      </w:pPr>
    </w:p>
    <w:p w14:paraId="2398504D" w14:textId="77777777" w:rsidR="000B1E21" w:rsidRPr="000B1E21" w:rsidRDefault="000B1E21" w:rsidP="000B1E21">
      <w:pPr>
        <w:bidi/>
        <w:spacing w:after="60"/>
        <w:jc w:val="both"/>
        <w:rPr>
          <w:rFonts w:cs="B Nazanin"/>
          <w:sz w:val="24"/>
          <w:szCs w:val="24"/>
          <w:rtl/>
          <w:lang w:bidi="fa-IR"/>
        </w:rPr>
      </w:pPr>
    </w:p>
    <w:p w14:paraId="3C4B5682" w14:textId="77777777" w:rsidR="00A47B9D" w:rsidRPr="00A47B9D" w:rsidRDefault="00A47B9D" w:rsidP="00A47B9D">
      <w:pPr>
        <w:bidi/>
        <w:spacing w:after="60"/>
        <w:jc w:val="both"/>
        <w:rPr>
          <w:rFonts w:cs="B Nazanin"/>
          <w:sz w:val="24"/>
          <w:szCs w:val="24"/>
          <w:highlight w:val="yellow"/>
        </w:rPr>
      </w:pPr>
    </w:p>
    <w:p w14:paraId="41D85E20" w14:textId="64B15930" w:rsidR="002872AD" w:rsidRPr="0037347E" w:rsidRDefault="007463E5" w:rsidP="002872AD">
      <w:pPr>
        <w:bidi/>
        <w:spacing w:after="60"/>
        <w:jc w:val="both"/>
        <w:rPr>
          <w:moveTo w:id="227" w:author="Ali Tolouei" w:date="2026-10-18T09:38:00Z"/>
          <w:rFonts w:cs="B Nazanin"/>
          <w:b/>
          <w:bCs/>
          <w:sz w:val="24"/>
          <w:szCs w:val="24"/>
        </w:rPr>
      </w:pPr>
      <w:r w:rsidRPr="007463E5">
        <w:rPr>
          <w:rFonts w:cs="B Nazanin"/>
          <w:b/>
          <w:bCs/>
          <w:sz w:val="24"/>
          <w:szCs w:val="24"/>
          <w:rtl/>
        </w:rPr>
        <w:t xml:space="preserve">اعتبار </w:t>
      </w:r>
      <w:ins w:id="228" w:author="Ali Tolouei" w:date="2026-10-18T09:38:00Z">
        <w:r w:rsidR="002872AD">
          <w:rPr>
            <w:rFonts w:cs="B Nazanin" w:hint="cs"/>
            <w:b/>
            <w:bCs/>
            <w:sz w:val="24"/>
            <w:szCs w:val="24"/>
            <w:rtl/>
          </w:rPr>
          <w:t xml:space="preserve">سازمانی و </w:t>
        </w:r>
      </w:ins>
      <w:del w:id="229" w:author="Ali Tolouei" w:date="2026-10-18T09:38:00Z">
        <w:r w:rsidRPr="007463E5" w:rsidDel="002872AD">
          <w:rPr>
            <w:rFonts w:cs="B Nazanin"/>
            <w:b/>
            <w:bCs/>
            <w:sz w:val="24"/>
            <w:szCs w:val="24"/>
            <w:rtl/>
          </w:rPr>
          <w:delText>سازمانی</w:delText>
        </w:r>
      </w:del>
      <w:moveToRangeStart w:id="230" w:author="Ali Tolouei" w:date="2026-10-18T09:38:00Z" w:name="move243208712"/>
      <w:moveTo w:id="231" w:author="Ali Tolouei" w:date="2026-10-18T09:38:00Z">
        <w:r w:rsidR="002872AD" w:rsidRPr="0037347E">
          <w:rPr>
            <w:rFonts w:cs="B Nazanin"/>
            <w:b/>
            <w:bCs/>
            <w:sz w:val="24"/>
            <w:szCs w:val="24"/>
            <w:rtl/>
          </w:rPr>
          <w:t>راهکارهای اعتباری</w:t>
        </w:r>
        <w:r w:rsidR="002872AD" w:rsidRPr="0037347E">
          <w:rPr>
            <w:rFonts w:cs="B Nazanin"/>
            <w:b/>
            <w:bCs/>
            <w:sz w:val="24"/>
            <w:szCs w:val="24"/>
          </w:rPr>
          <w:t xml:space="preserve"> </w:t>
        </w:r>
        <w:r w:rsidR="002872AD">
          <w:rPr>
            <w:rFonts w:cs="B Nazanin" w:hint="cs"/>
            <w:b/>
            <w:bCs/>
            <w:sz w:val="24"/>
            <w:szCs w:val="24"/>
            <w:rtl/>
          </w:rPr>
          <w:t xml:space="preserve"> </w:t>
        </w:r>
        <w:commentRangeStart w:id="232"/>
        <w:r w:rsidR="002872AD" w:rsidRPr="0037347E">
          <w:rPr>
            <w:rFonts w:cs="B Nazanin"/>
            <w:b/>
            <w:bCs/>
            <w:sz w:val="24"/>
            <w:szCs w:val="24"/>
          </w:rPr>
          <w:t>EBCOM</w:t>
        </w:r>
        <w:commentRangeEnd w:id="232"/>
        <w:r w:rsidR="002872AD">
          <w:rPr>
            <w:rStyle w:val="CommentReference"/>
            <w:rtl/>
          </w:rPr>
          <w:commentReference w:id="232"/>
        </w:r>
      </w:moveTo>
    </w:p>
    <w:p w14:paraId="249FCF96" w14:textId="552B434B" w:rsidR="002872AD" w:rsidRDefault="002872AD" w:rsidP="002872AD">
      <w:pPr>
        <w:bidi/>
        <w:spacing w:after="60"/>
        <w:jc w:val="both"/>
        <w:rPr>
          <w:ins w:id="233" w:author="Ali Tolouei" w:date="2026-10-18T09:45:00Z"/>
          <w:rFonts w:cs="B Nazanin"/>
          <w:sz w:val="24"/>
          <w:szCs w:val="24"/>
          <w:rtl/>
        </w:rPr>
      </w:pPr>
      <w:moveTo w:id="234" w:author="Ali Tolouei" w:date="2026-10-18T09:38:00Z">
        <w:r w:rsidRPr="001D5454">
          <w:rPr>
            <w:rFonts w:cs="B Nazanin" w:hint="cs"/>
            <w:sz w:val="24"/>
            <w:szCs w:val="24"/>
            <w:rtl/>
          </w:rPr>
          <w:t xml:space="preserve"> </w:t>
        </w:r>
        <w:r w:rsidRPr="0037347E">
          <w:rPr>
            <w:rFonts w:cs="B Nazanin"/>
            <w:sz w:val="24"/>
            <w:szCs w:val="24"/>
          </w:rPr>
          <w:t>EBCOM</w:t>
        </w:r>
        <w:r w:rsidRPr="001D5454">
          <w:rPr>
            <w:rFonts w:cs="B Nazanin" w:hint="cs"/>
            <w:sz w:val="24"/>
            <w:szCs w:val="24"/>
            <w:rtl/>
          </w:rPr>
          <w:t xml:space="preserve"> </w:t>
        </w:r>
        <w:r w:rsidRPr="0037347E">
          <w:rPr>
            <w:rFonts w:cs="B Nazanin"/>
            <w:sz w:val="24"/>
            <w:szCs w:val="24"/>
            <w:rtl/>
          </w:rPr>
          <w:t>با بهره‌گیری از زیرساخت مالی و اعتباری خود، راهکارهایی منعطف و قابل مدیریت برای تأمین اعتبار کاربران، کسب‌وکارها و سازمان‌ها ارائه می‌کند</w:t>
        </w:r>
        <w:r w:rsidRPr="0037347E">
          <w:rPr>
            <w:rFonts w:cs="B Nazanin"/>
            <w:sz w:val="24"/>
            <w:szCs w:val="24"/>
          </w:rPr>
          <w:t>.</w:t>
        </w:r>
        <w:r>
          <w:rPr>
            <w:rFonts w:cs="B Nazanin" w:hint="cs"/>
            <w:sz w:val="24"/>
            <w:szCs w:val="24"/>
            <w:rtl/>
          </w:rPr>
          <w:t xml:space="preserve"> </w:t>
        </w:r>
        <w:r w:rsidRPr="0037347E">
          <w:rPr>
            <w:rFonts w:cs="B Nazanin"/>
            <w:sz w:val="24"/>
            <w:szCs w:val="24"/>
            <w:rtl/>
          </w:rPr>
          <w:t>این راهکارها به سازمان‌ها امکان می‌دهند اعتبار را متناسب با سیاست‌های خود تخصیص</w:t>
        </w:r>
      </w:moveTo>
      <w:ins w:id="235" w:author="Ali Tolouei" w:date="2026-10-18T09:40:00Z">
        <w:r w:rsidR="00705DAB">
          <w:rPr>
            <w:rFonts w:cs="B Nazanin" w:hint="cs"/>
            <w:sz w:val="24"/>
            <w:szCs w:val="24"/>
            <w:rtl/>
          </w:rPr>
          <w:t xml:space="preserve"> داده</w:t>
        </w:r>
      </w:ins>
      <w:moveTo w:id="236" w:author="Ali Tolouei" w:date="2026-10-18T09:38:00Z">
        <w:r w:rsidRPr="0037347E">
          <w:rPr>
            <w:rFonts w:cs="B Nazanin"/>
            <w:sz w:val="24"/>
            <w:szCs w:val="24"/>
            <w:rtl/>
          </w:rPr>
          <w:t xml:space="preserve"> و مدیریت کنند و در عین حال، کارکنان از شبکه متنوع پذیرندگان و امکان انتخاب بهره‌مند شوند</w:t>
        </w:r>
        <w:r w:rsidRPr="0037347E">
          <w:rPr>
            <w:rFonts w:cs="B Nazanin"/>
            <w:sz w:val="24"/>
            <w:szCs w:val="24"/>
          </w:rPr>
          <w:t>.</w:t>
        </w:r>
      </w:moveTo>
    </w:p>
    <w:p w14:paraId="254C323F" w14:textId="77777777" w:rsidR="00705DAB" w:rsidRDefault="00705DAB" w:rsidP="00705DAB">
      <w:pPr>
        <w:bidi/>
        <w:spacing w:after="60"/>
        <w:jc w:val="both"/>
        <w:rPr>
          <w:ins w:id="237" w:author="Ali Tolouei" w:date="2026-10-18T09:45:00Z"/>
          <w:rFonts w:cs="B Nazanin"/>
          <w:sz w:val="24"/>
          <w:szCs w:val="24"/>
          <w:rtl/>
        </w:rPr>
      </w:pPr>
    </w:p>
    <w:p w14:paraId="18AC1967" w14:textId="77777777" w:rsidR="00705DAB" w:rsidRPr="007463E5" w:rsidRDefault="00705DAB" w:rsidP="00705DAB">
      <w:pPr>
        <w:bidi/>
        <w:spacing w:after="60"/>
        <w:rPr>
          <w:ins w:id="238" w:author="Ali Tolouei" w:date="2026-10-18T09:45:00Z"/>
          <w:rFonts w:cs="B Nazanin"/>
          <w:sz w:val="24"/>
          <w:szCs w:val="24"/>
        </w:rPr>
      </w:pPr>
      <w:ins w:id="239" w:author="Ali Tolouei" w:date="2026-10-18T09:45:00Z">
        <w:r w:rsidRPr="007463E5">
          <w:rPr>
            <w:rFonts w:cs="B Nazanin"/>
            <w:sz w:val="24"/>
            <w:szCs w:val="24"/>
            <w:rtl/>
          </w:rPr>
          <w:t>سه بالانس، یک تجربه یکپارچه</w:t>
        </w:r>
      </w:ins>
    </w:p>
    <w:p w14:paraId="1D573FFD" w14:textId="77777777" w:rsidR="00705DAB" w:rsidRDefault="00705DAB" w:rsidP="00705DAB">
      <w:pPr>
        <w:bidi/>
        <w:spacing w:after="60"/>
        <w:rPr>
          <w:ins w:id="240" w:author="Ali Tolouei" w:date="2026-10-18T09:45:00Z"/>
          <w:rFonts w:cs="B Nazanin"/>
          <w:sz w:val="24"/>
          <w:szCs w:val="24"/>
          <w:rtl/>
        </w:rPr>
      </w:pPr>
      <w:ins w:id="241" w:author="Ali Tolouei" w:date="2026-10-18T09:45:00Z">
        <w:r w:rsidRPr="007463E5">
          <w:rPr>
            <w:rFonts w:cs="B Nazanin"/>
            <w:sz w:val="24"/>
            <w:szCs w:val="24"/>
            <w:rtl/>
          </w:rPr>
          <w:t>نقدی | اعتباری | رفاهی</w:t>
        </w:r>
      </w:ins>
    </w:p>
    <w:p w14:paraId="373E8FE6" w14:textId="77777777" w:rsidR="00705DAB" w:rsidRDefault="00705DAB" w:rsidP="00705DAB">
      <w:pPr>
        <w:bidi/>
        <w:spacing w:after="60"/>
        <w:rPr>
          <w:ins w:id="242" w:author="Ali Tolouei" w:date="2026-10-18T09:45:00Z"/>
          <w:rFonts w:cs="B Nazanin"/>
          <w:sz w:val="24"/>
          <w:szCs w:val="24"/>
          <w:rtl/>
        </w:rPr>
      </w:pPr>
    </w:p>
    <w:p w14:paraId="76232CDD" w14:textId="77777777" w:rsidR="00705DAB" w:rsidRPr="007463E5" w:rsidRDefault="00705DAB" w:rsidP="00705DAB">
      <w:pPr>
        <w:bidi/>
        <w:spacing w:after="60"/>
        <w:rPr>
          <w:ins w:id="243" w:author="Ali Tolouei" w:date="2026-10-18T09:45:00Z"/>
          <w:rFonts w:cs="B Nazanin"/>
          <w:sz w:val="24"/>
          <w:szCs w:val="24"/>
        </w:rPr>
      </w:pPr>
    </w:p>
    <w:p w14:paraId="3E7D10F9" w14:textId="77777777" w:rsidR="00705DAB" w:rsidRDefault="00705DAB" w:rsidP="00705DAB">
      <w:pPr>
        <w:bidi/>
        <w:spacing w:after="60"/>
        <w:rPr>
          <w:ins w:id="244" w:author="Ali Tolouei" w:date="2026-10-18T09:45:00Z"/>
          <w:rFonts w:cs="B Nazanin"/>
          <w:sz w:val="24"/>
          <w:szCs w:val="24"/>
          <w:rtl/>
        </w:rPr>
      </w:pPr>
      <w:ins w:id="245" w:author="Ali Tolouei" w:date="2026-10-18T09:45:00Z">
        <w:r w:rsidRPr="007463E5">
          <w:rPr>
            <w:rFonts w:cs="B Nazanin"/>
            <w:sz w:val="24"/>
            <w:szCs w:val="24"/>
            <w:rtl/>
          </w:rPr>
          <w:t>بالانس نقدی</w:t>
        </w:r>
        <w:r w:rsidRPr="007463E5">
          <w:rPr>
            <w:rFonts w:cs="B Nazanin"/>
            <w:sz w:val="24"/>
            <w:szCs w:val="24"/>
          </w:rPr>
          <w:br/>
        </w:r>
        <w:r w:rsidRPr="007463E5">
          <w:rPr>
            <w:rFonts w:cs="B Nazanin"/>
            <w:sz w:val="24"/>
            <w:szCs w:val="24"/>
            <w:rtl/>
          </w:rPr>
          <w:t>موجودی شخصی کاربر</w:t>
        </w:r>
      </w:ins>
    </w:p>
    <w:p w14:paraId="5F00EF81" w14:textId="77777777" w:rsidR="00705DAB" w:rsidRPr="007463E5" w:rsidRDefault="00705DAB" w:rsidP="00705DAB">
      <w:pPr>
        <w:bidi/>
        <w:spacing w:after="60"/>
        <w:rPr>
          <w:ins w:id="246" w:author="Ali Tolouei" w:date="2026-10-18T09:45:00Z"/>
          <w:rFonts w:cs="B Nazanin"/>
          <w:sz w:val="24"/>
          <w:szCs w:val="24"/>
        </w:rPr>
      </w:pPr>
    </w:p>
    <w:p w14:paraId="41F119E8" w14:textId="77777777" w:rsidR="00705DAB" w:rsidRDefault="00705DAB" w:rsidP="00705DAB">
      <w:pPr>
        <w:bidi/>
        <w:spacing w:after="60"/>
        <w:rPr>
          <w:ins w:id="247" w:author="Ali Tolouei" w:date="2026-10-18T09:45:00Z"/>
          <w:rFonts w:cs="B Nazanin"/>
          <w:sz w:val="24"/>
          <w:szCs w:val="24"/>
          <w:rtl/>
        </w:rPr>
      </w:pPr>
      <w:ins w:id="248" w:author="Ali Tolouei" w:date="2026-10-18T09:45:00Z">
        <w:r w:rsidRPr="007463E5">
          <w:rPr>
            <w:rFonts w:cs="B Nazanin"/>
            <w:sz w:val="24"/>
            <w:szCs w:val="24"/>
            <w:rtl/>
          </w:rPr>
          <w:t>بالانس اعتباری</w:t>
        </w:r>
        <w:r w:rsidRPr="007463E5">
          <w:rPr>
            <w:rFonts w:cs="B Nazanin"/>
            <w:sz w:val="24"/>
            <w:szCs w:val="24"/>
          </w:rPr>
          <w:br/>
        </w:r>
        <w:r w:rsidRPr="007463E5">
          <w:rPr>
            <w:rFonts w:cs="B Nazanin"/>
            <w:sz w:val="24"/>
            <w:szCs w:val="24"/>
            <w:rtl/>
          </w:rPr>
          <w:t>اعتبار قابل مصرف</w:t>
        </w:r>
      </w:ins>
    </w:p>
    <w:p w14:paraId="597B9E4A" w14:textId="77777777" w:rsidR="00705DAB" w:rsidRPr="007463E5" w:rsidRDefault="00705DAB" w:rsidP="00705DAB">
      <w:pPr>
        <w:bidi/>
        <w:spacing w:after="60"/>
        <w:rPr>
          <w:ins w:id="249" w:author="Ali Tolouei" w:date="2026-10-18T09:45:00Z"/>
          <w:rFonts w:cs="B Nazanin"/>
          <w:sz w:val="24"/>
          <w:szCs w:val="24"/>
        </w:rPr>
      </w:pPr>
    </w:p>
    <w:p w14:paraId="767461E2" w14:textId="77777777" w:rsidR="00705DAB" w:rsidRDefault="00705DAB" w:rsidP="00705DAB">
      <w:pPr>
        <w:bidi/>
        <w:spacing w:after="60"/>
        <w:rPr>
          <w:ins w:id="250" w:author="Ali Tolouei" w:date="2026-10-18T09:45:00Z"/>
          <w:rFonts w:cs="B Nazanin"/>
          <w:sz w:val="24"/>
          <w:szCs w:val="24"/>
          <w:rtl/>
        </w:rPr>
      </w:pPr>
      <w:ins w:id="251" w:author="Ali Tolouei" w:date="2026-10-18T09:45:00Z">
        <w:r w:rsidRPr="007463E5">
          <w:rPr>
            <w:rFonts w:cs="B Nazanin"/>
            <w:sz w:val="24"/>
            <w:szCs w:val="24"/>
            <w:rtl/>
          </w:rPr>
          <w:t>بالانس رفاهی</w:t>
        </w:r>
        <w:r w:rsidRPr="007463E5">
          <w:rPr>
            <w:rFonts w:cs="B Nazanin"/>
            <w:sz w:val="24"/>
            <w:szCs w:val="24"/>
          </w:rPr>
          <w:br/>
        </w:r>
        <w:r w:rsidRPr="007463E5">
          <w:rPr>
            <w:rFonts w:cs="B Nazanin"/>
            <w:sz w:val="24"/>
            <w:szCs w:val="24"/>
            <w:rtl/>
          </w:rPr>
          <w:t>مزایای تخصیص‌یافته توسط سازمان</w:t>
        </w:r>
      </w:ins>
    </w:p>
    <w:p w14:paraId="69DC159B" w14:textId="77777777" w:rsidR="00705DAB" w:rsidRPr="007463E5" w:rsidRDefault="00705DAB" w:rsidP="00705DAB">
      <w:pPr>
        <w:bidi/>
        <w:spacing w:after="60"/>
        <w:rPr>
          <w:ins w:id="252" w:author="Ali Tolouei" w:date="2026-10-18T09:45:00Z"/>
          <w:rFonts w:cs="B Nazanin"/>
          <w:sz w:val="24"/>
          <w:szCs w:val="24"/>
        </w:rPr>
      </w:pPr>
    </w:p>
    <w:p w14:paraId="3B35DAE9" w14:textId="77777777" w:rsidR="00705DAB" w:rsidRPr="007463E5" w:rsidRDefault="00705DAB" w:rsidP="00705DAB">
      <w:pPr>
        <w:bidi/>
        <w:spacing w:after="60"/>
        <w:jc w:val="both"/>
        <w:rPr>
          <w:ins w:id="253" w:author="Ali Tolouei" w:date="2026-10-18T09:45:00Z"/>
          <w:rFonts w:cs="B Nazanin"/>
          <w:sz w:val="24"/>
          <w:szCs w:val="24"/>
          <w:rtl/>
        </w:rPr>
      </w:pPr>
      <w:ins w:id="254" w:author="Ali Tolouei" w:date="2026-10-18T09:45:00Z">
        <w:r w:rsidRPr="007463E5">
          <w:rPr>
            <w:rFonts w:cs="B Nazanin" w:hint="cs"/>
            <w:sz w:val="24"/>
            <w:szCs w:val="24"/>
            <w:highlight w:val="yellow"/>
            <w:rtl/>
          </w:rPr>
          <w:t>تصویر اپ قرار داده شود تا افراد با بخش‌های مختلف آن شامل فروشگاهی، آموزش، بیمه و ... آشنا شوند.</w:t>
        </w:r>
      </w:ins>
    </w:p>
    <w:p w14:paraId="39E1CD21" w14:textId="77777777" w:rsidR="00705DAB" w:rsidRPr="0037347E" w:rsidRDefault="00705DAB" w:rsidP="00705DAB">
      <w:pPr>
        <w:bidi/>
        <w:spacing w:after="60"/>
        <w:jc w:val="both"/>
        <w:rPr>
          <w:moveTo w:id="255" w:author="Ali Tolouei" w:date="2026-10-18T09:38:00Z"/>
          <w:rFonts w:cs="B Nazanin" w:hint="cs"/>
          <w:sz w:val="24"/>
          <w:szCs w:val="24"/>
          <w:rtl/>
          <w:lang w:bidi="fa-IR"/>
        </w:rPr>
      </w:pPr>
    </w:p>
    <w:moveToRangeEnd w:id="230"/>
    <w:p w14:paraId="3F9994EA" w14:textId="77777777" w:rsidR="002872AD" w:rsidDel="00705DAB" w:rsidRDefault="002872AD" w:rsidP="007463E5">
      <w:pPr>
        <w:bidi/>
        <w:spacing w:after="60"/>
        <w:jc w:val="both"/>
        <w:rPr>
          <w:del w:id="256" w:author="Ali Tolouei" w:date="2026-10-18T09:40:00Z"/>
          <w:rFonts w:cs="B Nazanin"/>
          <w:sz w:val="24"/>
          <w:szCs w:val="24"/>
          <w:rtl/>
        </w:rPr>
      </w:pPr>
    </w:p>
    <w:p w14:paraId="4E7C8704" w14:textId="77777777" w:rsidR="00705DAB" w:rsidRPr="007463E5" w:rsidRDefault="00705DAB" w:rsidP="00705DAB">
      <w:pPr>
        <w:bidi/>
        <w:spacing w:after="60"/>
        <w:jc w:val="both"/>
        <w:rPr>
          <w:ins w:id="257" w:author="Ali Tolouei" w:date="2026-10-18T09:40:00Z"/>
          <w:rFonts w:cs="B Nazanin"/>
          <w:b/>
          <w:bCs/>
          <w:sz w:val="24"/>
          <w:szCs w:val="24"/>
          <w:lang w:bidi="fa-IR"/>
        </w:rPr>
      </w:pPr>
    </w:p>
    <w:p w14:paraId="15E1D2E1" w14:textId="676240DC" w:rsidR="007463E5" w:rsidRPr="007463E5" w:rsidDel="00705DAB" w:rsidRDefault="007463E5" w:rsidP="007463E5">
      <w:pPr>
        <w:bidi/>
        <w:spacing w:after="60"/>
        <w:jc w:val="both"/>
        <w:rPr>
          <w:del w:id="258" w:author="Ali Tolouei" w:date="2026-10-18T09:40:00Z"/>
          <w:rFonts w:cs="B Nazanin"/>
          <w:sz w:val="24"/>
          <w:szCs w:val="24"/>
          <w:lang w:bidi="fa-IR"/>
        </w:rPr>
      </w:pPr>
      <w:del w:id="259" w:author="Ali Tolouei" w:date="2026-10-18T09:40:00Z">
        <w:r w:rsidRPr="007463E5" w:rsidDel="00705DAB">
          <w:rPr>
            <w:rFonts w:cs="B Nazanin"/>
            <w:sz w:val="24"/>
            <w:szCs w:val="24"/>
            <w:rtl/>
          </w:rPr>
          <w:delText>راهکاری برای تخصیص و مدیریت اعتبار کارکنان که به سازمان امکان می‌دهد اعتبار مورد</w:delText>
        </w:r>
        <w:r w:rsidR="00084628" w:rsidDel="00705DAB">
          <w:rPr>
            <w:rFonts w:cs="B Nazanin" w:hint="cs"/>
            <w:sz w:val="24"/>
            <w:szCs w:val="24"/>
            <w:rtl/>
          </w:rPr>
          <w:delText xml:space="preserve"> </w:delText>
        </w:r>
        <w:r w:rsidRPr="007463E5" w:rsidDel="00705DAB">
          <w:rPr>
            <w:rFonts w:cs="B Nazanin"/>
            <w:sz w:val="24"/>
            <w:szCs w:val="24"/>
            <w:rtl/>
          </w:rPr>
          <w:delText>نظر را متناسب با نیاز و سیاست‌های خود تعریف و مدیریت کند</w:delText>
        </w:r>
        <w:r w:rsidRPr="007463E5" w:rsidDel="00705DAB">
          <w:rPr>
            <w:rFonts w:cs="B Nazanin"/>
            <w:sz w:val="24"/>
            <w:szCs w:val="24"/>
            <w:lang w:bidi="fa-IR"/>
          </w:rPr>
          <w:delText>.</w:delText>
        </w:r>
      </w:del>
    </w:p>
    <w:p w14:paraId="1363BD3C" w14:textId="77777777" w:rsidR="007463E5" w:rsidRDefault="007463E5" w:rsidP="007463E5">
      <w:pPr>
        <w:bidi/>
        <w:spacing w:after="60"/>
        <w:jc w:val="both"/>
        <w:rPr>
          <w:ins w:id="260" w:author="Zahra Zeinolabedini" w:date="2026-10-14T12:25:00Z"/>
          <w:rFonts w:cs="B Nazanin"/>
          <w:sz w:val="24"/>
          <w:szCs w:val="24"/>
          <w:rtl/>
          <w:lang w:bidi="fa-IR"/>
        </w:rPr>
      </w:pPr>
      <w:r w:rsidRPr="007463E5">
        <w:rPr>
          <w:rFonts w:cs="B Nazanin"/>
          <w:sz w:val="24"/>
          <w:szCs w:val="24"/>
          <w:rtl/>
        </w:rPr>
        <w:t>ویژگی‌های کلیدی</w:t>
      </w:r>
      <w:r w:rsidRPr="007463E5">
        <w:rPr>
          <w:rFonts w:cs="B Nazanin"/>
          <w:sz w:val="24"/>
          <w:szCs w:val="24"/>
          <w:lang w:bidi="fa-IR"/>
        </w:rPr>
        <w:t>:</w:t>
      </w:r>
    </w:p>
    <w:p w14:paraId="44BFF16E" w14:textId="61F4AFE7" w:rsidR="00872119" w:rsidDel="00705DAB" w:rsidRDefault="00872119" w:rsidP="00872119">
      <w:pPr>
        <w:pStyle w:val="ListParagraph"/>
        <w:numPr>
          <w:ilvl w:val="0"/>
          <w:numId w:val="16"/>
        </w:numPr>
        <w:bidi/>
        <w:spacing w:after="60"/>
        <w:jc w:val="both"/>
        <w:rPr>
          <w:ins w:id="261" w:author="Zahra Zeinolabedini" w:date="2026-10-14T12:25:00Z"/>
          <w:moveFrom w:id="262" w:author="Ali Tolouei" w:date="2026-10-18T09:42:00Z"/>
          <w:rFonts w:cs="B Nazanin"/>
          <w:sz w:val="24"/>
          <w:szCs w:val="24"/>
          <w:lang w:bidi="fa-IR"/>
        </w:rPr>
      </w:pPr>
      <w:moveFromRangeStart w:id="263" w:author="Ali Tolouei" w:date="2026-10-18T09:42:00Z" w:name="move243208923"/>
      <w:commentRangeStart w:id="264"/>
      <w:moveFrom w:id="265" w:author="Ali Tolouei" w:date="2026-10-18T09:42:00Z">
        <w:ins w:id="266" w:author="Zahra Zeinolabedini" w:date="2026-10-14T12:25:00Z">
          <w:r w:rsidDel="00705DAB">
            <w:rPr>
              <w:rFonts w:cs="B Nazanin" w:hint="cs"/>
              <w:sz w:val="24"/>
              <w:szCs w:val="24"/>
              <w:rtl/>
              <w:lang w:bidi="fa-IR"/>
            </w:rPr>
            <w:t>بدون</w:t>
          </w:r>
          <w:commentRangeEnd w:id="264"/>
          <w:r w:rsidDel="00705DAB">
            <w:rPr>
              <w:rStyle w:val="CommentReference"/>
              <w:rtl/>
            </w:rPr>
            <w:commentReference w:id="264"/>
          </w:r>
          <w:r w:rsidDel="00705DAB">
            <w:rPr>
              <w:rFonts w:cs="B Nazanin" w:hint="cs"/>
              <w:sz w:val="24"/>
              <w:szCs w:val="24"/>
              <w:rtl/>
              <w:lang w:bidi="fa-IR"/>
            </w:rPr>
            <w:t xml:space="preserve"> نیاز به اعتبار سنجی بانکی</w:t>
          </w:r>
        </w:ins>
      </w:moveFrom>
    </w:p>
    <w:p w14:paraId="129DF190" w14:textId="117844EC" w:rsidR="00872119" w:rsidDel="00705DAB" w:rsidRDefault="00872119" w:rsidP="00872119">
      <w:pPr>
        <w:pStyle w:val="ListParagraph"/>
        <w:numPr>
          <w:ilvl w:val="0"/>
          <w:numId w:val="16"/>
        </w:numPr>
        <w:bidi/>
        <w:spacing w:after="60"/>
        <w:jc w:val="both"/>
        <w:rPr>
          <w:ins w:id="267" w:author="Zahra Zeinolabedini" w:date="2026-10-14T12:25:00Z"/>
          <w:moveFrom w:id="268" w:author="Ali Tolouei" w:date="2026-10-18T09:43:00Z"/>
          <w:rFonts w:cs="B Nazanin"/>
          <w:sz w:val="24"/>
          <w:szCs w:val="24"/>
          <w:lang w:bidi="fa-IR"/>
        </w:rPr>
      </w:pPr>
      <w:moveFromRangeStart w:id="269" w:author="Ali Tolouei" w:date="2026-10-18T09:43:00Z" w:name="move243209032"/>
      <w:moveFromRangeEnd w:id="263"/>
      <w:moveFrom w:id="270" w:author="Ali Tolouei" w:date="2026-10-18T09:43:00Z">
        <w:ins w:id="271" w:author="Zahra Zeinolabedini" w:date="2026-10-14T12:25:00Z">
          <w:r w:rsidDel="00705DAB">
            <w:rPr>
              <w:rFonts w:cs="B Nazanin" w:hint="cs"/>
              <w:sz w:val="24"/>
              <w:szCs w:val="24"/>
              <w:rtl/>
              <w:lang w:bidi="fa-IR"/>
            </w:rPr>
            <w:t>تامین سرمایه از طریق همراه اول</w:t>
          </w:r>
        </w:ins>
      </w:moveFrom>
    </w:p>
    <w:p w14:paraId="5048EAAB" w14:textId="5B39BFB8" w:rsidR="00872119" w:rsidRPr="00D34632" w:rsidDel="00705DAB" w:rsidRDefault="00872119" w:rsidP="00872119">
      <w:pPr>
        <w:pStyle w:val="ListParagraph"/>
        <w:numPr>
          <w:ilvl w:val="0"/>
          <w:numId w:val="16"/>
        </w:numPr>
        <w:bidi/>
        <w:spacing w:after="60"/>
        <w:jc w:val="both"/>
        <w:rPr>
          <w:ins w:id="272" w:author="Zahra Zeinolabedini" w:date="2026-10-14T12:25:00Z"/>
          <w:moveFrom w:id="273" w:author="Ali Tolouei" w:date="2026-10-18T09:43:00Z"/>
          <w:rFonts w:cs="B Nazanin"/>
          <w:sz w:val="24"/>
          <w:szCs w:val="24"/>
          <w:rtl/>
          <w:lang w:bidi="fa-IR"/>
        </w:rPr>
      </w:pPr>
      <w:moveFrom w:id="274" w:author="Ali Tolouei" w:date="2026-10-18T09:43:00Z">
        <w:ins w:id="275" w:author="Zahra Zeinolabedini" w:date="2026-10-14T12:25:00Z">
          <w:r w:rsidRPr="00D34632" w:rsidDel="00705DAB">
            <w:rPr>
              <w:rFonts w:cs="B Nazanin" w:hint="cs"/>
              <w:sz w:val="24"/>
              <w:szCs w:val="24"/>
              <w:rtl/>
              <w:lang w:bidi="fa-IR"/>
            </w:rPr>
            <w:t xml:space="preserve">توضیح روند اعتبار را به صورت یک عکس برای ایده گرفتن در انتها آورده ام. </w:t>
          </w:r>
        </w:ins>
      </w:moveFrom>
    </w:p>
    <w:p w14:paraId="185F754B" w14:textId="3F181D24" w:rsidR="00872119" w:rsidDel="00705DAB" w:rsidRDefault="00872119" w:rsidP="00872119">
      <w:pPr>
        <w:pStyle w:val="ListParagraph"/>
        <w:numPr>
          <w:ilvl w:val="0"/>
          <w:numId w:val="16"/>
        </w:numPr>
        <w:bidi/>
        <w:spacing w:after="60"/>
        <w:jc w:val="both"/>
        <w:rPr>
          <w:ins w:id="276" w:author="Zahra Zeinolabedini" w:date="2026-10-14T12:25:00Z"/>
          <w:moveFrom w:id="277" w:author="Ali Tolouei" w:date="2026-10-18T09:43:00Z"/>
          <w:rFonts w:cs="B Nazanin"/>
          <w:sz w:val="24"/>
          <w:szCs w:val="24"/>
          <w:rtl/>
          <w:lang w:bidi="fa-IR"/>
        </w:rPr>
      </w:pPr>
      <w:moveFrom w:id="278" w:author="Ali Tolouei" w:date="2026-10-18T09:43:00Z">
        <w:ins w:id="279" w:author="Zahra Zeinolabedini" w:date="2026-10-14T12:25:00Z">
          <w:r w:rsidRPr="00D34632" w:rsidDel="00705DAB">
            <w:rPr>
              <w:rFonts w:cs="B Nazanin" w:hint="cs"/>
              <w:sz w:val="24"/>
              <w:szCs w:val="24"/>
              <w:rtl/>
              <w:lang w:bidi="fa-IR"/>
            </w:rPr>
            <w:t>تخصیص اعتبار به کارکنان براساس سیاست های سازمان (مانند سنوات، میزان حقوق،جایگاه سازمانی)</w:t>
          </w:r>
        </w:ins>
      </w:moveFrom>
    </w:p>
    <w:moveFromRangeEnd w:id="269"/>
    <w:p w14:paraId="6A06BBFD" w14:textId="77777777" w:rsidR="00872119" w:rsidRPr="007463E5" w:rsidRDefault="00872119" w:rsidP="00872119">
      <w:pPr>
        <w:bidi/>
        <w:spacing w:after="60"/>
        <w:jc w:val="both"/>
        <w:rPr>
          <w:rFonts w:cs="B Nazanin"/>
          <w:sz w:val="24"/>
          <w:szCs w:val="24"/>
          <w:lang w:bidi="fa-IR"/>
        </w:rPr>
      </w:pPr>
    </w:p>
    <w:p w14:paraId="24F97DEB" w14:textId="77777777" w:rsidR="00705DAB" w:rsidDel="00705DAB" w:rsidRDefault="00705DAB" w:rsidP="00705DAB">
      <w:pPr>
        <w:pStyle w:val="ListParagraph"/>
        <w:numPr>
          <w:ilvl w:val="0"/>
          <w:numId w:val="23"/>
        </w:numPr>
        <w:bidi/>
        <w:spacing w:after="60"/>
        <w:jc w:val="both"/>
        <w:rPr>
          <w:del w:id="280" w:author="Ali Tolouei" w:date="2026-10-18T09:41:00Z"/>
          <w:moveTo w:id="281" w:author="Ali Tolouei" w:date="2026-10-18T09:42:00Z"/>
          <w:rFonts w:cs="B Nazanin"/>
          <w:sz w:val="24"/>
          <w:szCs w:val="24"/>
          <w:lang w:bidi="fa-IR"/>
        </w:rPr>
      </w:pPr>
      <w:moveToRangeStart w:id="282" w:author="Ali Tolouei" w:date="2026-10-18T09:42:00Z" w:name="move243208923"/>
      <w:commentRangeStart w:id="283"/>
      <w:moveTo w:id="284" w:author="Ali Tolouei" w:date="2026-10-18T09:42:00Z">
        <w:r>
          <w:rPr>
            <w:rFonts w:cs="B Nazanin" w:hint="cs"/>
            <w:sz w:val="24"/>
            <w:szCs w:val="24"/>
            <w:rtl/>
            <w:lang w:bidi="fa-IR"/>
          </w:rPr>
          <w:t>بدون</w:t>
        </w:r>
        <w:commentRangeEnd w:id="283"/>
        <w:r>
          <w:rPr>
            <w:rStyle w:val="CommentReference"/>
            <w:rtl/>
          </w:rPr>
          <w:commentReference w:id="283"/>
        </w:r>
        <w:r>
          <w:rPr>
            <w:rFonts w:cs="B Nazanin" w:hint="cs"/>
            <w:sz w:val="24"/>
            <w:szCs w:val="24"/>
            <w:rtl/>
            <w:lang w:bidi="fa-IR"/>
          </w:rPr>
          <w:t xml:space="preserve"> نیاز به اعتبار سنجی بانکی</w:t>
        </w:r>
      </w:moveTo>
    </w:p>
    <w:moveToRangeEnd w:id="282"/>
    <w:p w14:paraId="3802C11B" w14:textId="17A2594C" w:rsidR="00705DAB" w:rsidRPr="00705DAB" w:rsidRDefault="007463E5">
      <w:pPr>
        <w:pStyle w:val="ListParagraph"/>
        <w:numPr>
          <w:ilvl w:val="0"/>
          <w:numId w:val="23"/>
        </w:numPr>
        <w:bidi/>
        <w:spacing w:after="60"/>
        <w:jc w:val="both"/>
        <w:rPr>
          <w:rFonts w:cs="B Nazanin"/>
          <w:sz w:val="24"/>
          <w:szCs w:val="24"/>
          <w:lang w:bidi="fa-IR"/>
          <w:rPrChange w:id="285" w:author="Ali Tolouei" w:date="2026-10-18T09:41:00Z">
            <w:rPr>
              <w:lang w:bidi="fa-IR"/>
            </w:rPr>
          </w:rPrChange>
        </w:rPr>
        <w:pPrChange w:id="286" w:author="Ali Tolouei" w:date="2026-10-18T09:41:00Z">
          <w:pPr>
            <w:numPr>
              <w:numId w:val="23"/>
            </w:numPr>
            <w:tabs>
              <w:tab w:val="num" w:pos="720"/>
            </w:tabs>
            <w:bidi/>
            <w:spacing w:after="60"/>
            <w:ind w:left="720" w:hanging="360"/>
            <w:jc w:val="both"/>
          </w:pPr>
        </w:pPrChange>
      </w:pPr>
      <w:del w:id="287" w:author="Ali Tolouei" w:date="2026-10-18T09:42:00Z">
        <w:r w:rsidRPr="007463E5" w:rsidDel="00705DAB">
          <w:rPr>
            <w:rFonts w:cs="B Nazanin"/>
            <w:sz w:val="24"/>
            <w:szCs w:val="24"/>
            <w:rtl/>
          </w:rPr>
          <w:delText>تخصیص اعتبار به گروه‌های مختلف کارکنان</w:delText>
        </w:r>
      </w:del>
    </w:p>
    <w:p w14:paraId="0A5EB25D" w14:textId="6863F599" w:rsidR="007463E5" w:rsidRPr="007463E5" w:rsidRDefault="00705DAB" w:rsidP="007463E5">
      <w:pPr>
        <w:numPr>
          <w:ilvl w:val="0"/>
          <w:numId w:val="23"/>
        </w:numPr>
        <w:bidi/>
        <w:spacing w:after="60"/>
        <w:jc w:val="both"/>
        <w:rPr>
          <w:rFonts w:cs="B Nazanin"/>
          <w:sz w:val="24"/>
          <w:szCs w:val="24"/>
          <w:lang w:bidi="fa-IR"/>
        </w:rPr>
      </w:pPr>
      <w:ins w:id="288" w:author="Ali Tolouei" w:date="2026-10-18T09:43:00Z">
        <w:r>
          <w:rPr>
            <w:rFonts w:cs="B Nazanin" w:hint="cs"/>
            <w:sz w:val="24"/>
            <w:szCs w:val="24"/>
            <w:rtl/>
          </w:rPr>
          <w:t xml:space="preserve">امکان </w:t>
        </w:r>
      </w:ins>
      <w:r w:rsidR="007463E5" w:rsidRPr="007463E5">
        <w:rPr>
          <w:rFonts w:cs="B Nazanin"/>
          <w:sz w:val="24"/>
          <w:szCs w:val="24"/>
          <w:rtl/>
        </w:rPr>
        <w:t>کنترل و مدیریت مصرف اعتبار</w:t>
      </w:r>
    </w:p>
    <w:p w14:paraId="6DED435E" w14:textId="77777777" w:rsidR="007463E5" w:rsidRPr="007463E5" w:rsidRDefault="007463E5" w:rsidP="007463E5">
      <w:pPr>
        <w:numPr>
          <w:ilvl w:val="0"/>
          <w:numId w:val="23"/>
        </w:numPr>
        <w:bidi/>
        <w:spacing w:after="60"/>
        <w:jc w:val="both"/>
        <w:rPr>
          <w:rFonts w:cs="B Nazanin"/>
          <w:sz w:val="24"/>
          <w:szCs w:val="24"/>
          <w:lang w:bidi="fa-IR"/>
        </w:rPr>
      </w:pPr>
      <w:r w:rsidRPr="007463E5">
        <w:rPr>
          <w:rFonts w:cs="B Nazanin"/>
          <w:sz w:val="24"/>
          <w:szCs w:val="24"/>
          <w:rtl/>
        </w:rPr>
        <w:t>امکان استفاده در شبکه گسترده پذیرندگان</w:t>
      </w:r>
    </w:p>
    <w:p w14:paraId="423E6615" w14:textId="77777777" w:rsidR="007463E5" w:rsidRDefault="007463E5" w:rsidP="007463E5">
      <w:pPr>
        <w:numPr>
          <w:ilvl w:val="0"/>
          <w:numId w:val="23"/>
        </w:numPr>
        <w:bidi/>
        <w:spacing w:after="60"/>
        <w:jc w:val="both"/>
        <w:rPr>
          <w:ins w:id="289" w:author="Ali Tolouei" w:date="2026-10-18T09:42:00Z"/>
          <w:rFonts w:cs="B Nazanin"/>
          <w:sz w:val="24"/>
          <w:szCs w:val="24"/>
          <w:lang w:bidi="fa-IR"/>
        </w:rPr>
      </w:pPr>
      <w:r w:rsidRPr="007463E5">
        <w:rPr>
          <w:rFonts w:cs="B Nazanin"/>
          <w:sz w:val="24"/>
          <w:szCs w:val="24"/>
          <w:rtl/>
        </w:rPr>
        <w:t>شفافیت و گزارش‌پذیری تراکنش‌ها</w:t>
      </w:r>
    </w:p>
    <w:p w14:paraId="4E9AB0EB" w14:textId="77777777" w:rsidR="00705DAB" w:rsidRDefault="00705DAB" w:rsidP="00705DAB">
      <w:pPr>
        <w:numPr>
          <w:ilvl w:val="0"/>
          <w:numId w:val="23"/>
        </w:numPr>
        <w:bidi/>
        <w:spacing w:after="60"/>
        <w:jc w:val="both"/>
        <w:rPr>
          <w:ins w:id="290" w:author="Ali Tolouei" w:date="2026-10-18T09:43:00Z"/>
          <w:rFonts w:cs="B Nazanin"/>
          <w:sz w:val="24"/>
          <w:szCs w:val="24"/>
          <w:lang w:bidi="fa-IR"/>
        </w:rPr>
      </w:pPr>
      <w:ins w:id="291" w:author="Ali Tolouei" w:date="2026-10-18T09:42:00Z">
        <w:r w:rsidRPr="007463E5">
          <w:rPr>
            <w:rFonts w:cs="B Nazanin"/>
            <w:sz w:val="24"/>
            <w:szCs w:val="24"/>
            <w:rtl/>
          </w:rPr>
          <w:t>تخصیص اعتبار به گروه‌های مختلف کارکنان</w:t>
        </w:r>
      </w:ins>
    </w:p>
    <w:p w14:paraId="63820C77" w14:textId="77777777" w:rsidR="00705DAB" w:rsidRDefault="00705DAB" w:rsidP="00705DAB">
      <w:pPr>
        <w:pStyle w:val="ListParagraph"/>
        <w:numPr>
          <w:ilvl w:val="0"/>
          <w:numId w:val="23"/>
        </w:numPr>
        <w:bidi/>
        <w:spacing w:after="60"/>
        <w:jc w:val="both"/>
        <w:rPr>
          <w:moveTo w:id="292" w:author="Ali Tolouei" w:date="2026-10-18T09:43:00Z"/>
          <w:rFonts w:cs="B Nazanin"/>
          <w:sz w:val="24"/>
          <w:szCs w:val="24"/>
          <w:lang w:bidi="fa-IR"/>
        </w:rPr>
      </w:pPr>
      <w:moveToRangeStart w:id="293" w:author="Ali Tolouei" w:date="2026-10-18T09:43:00Z" w:name="move243209032"/>
      <w:moveTo w:id="294" w:author="Ali Tolouei" w:date="2026-10-18T09:43:00Z">
        <w:r>
          <w:rPr>
            <w:rFonts w:cs="B Nazanin" w:hint="cs"/>
            <w:sz w:val="24"/>
            <w:szCs w:val="24"/>
            <w:rtl/>
            <w:lang w:bidi="fa-IR"/>
          </w:rPr>
          <w:t>تامین سرمایه از طریق همراه اول</w:t>
        </w:r>
      </w:moveTo>
    </w:p>
    <w:p w14:paraId="0F2518B6" w14:textId="77777777" w:rsidR="00705DAB" w:rsidRPr="00D34632" w:rsidRDefault="00705DAB" w:rsidP="00705DAB">
      <w:pPr>
        <w:pStyle w:val="ListParagraph"/>
        <w:numPr>
          <w:ilvl w:val="0"/>
          <w:numId w:val="23"/>
        </w:numPr>
        <w:bidi/>
        <w:spacing w:after="60"/>
        <w:jc w:val="both"/>
        <w:rPr>
          <w:moveTo w:id="295" w:author="Ali Tolouei" w:date="2026-10-18T09:43:00Z"/>
          <w:rFonts w:cs="B Nazanin"/>
          <w:sz w:val="24"/>
          <w:szCs w:val="24"/>
          <w:rtl/>
          <w:lang w:bidi="fa-IR"/>
        </w:rPr>
      </w:pPr>
      <w:moveTo w:id="296" w:author="Ali Tolouei" w:date="2026-10-18T09:43:00Z">
        <w:r w:rsidRPr="00D34632">
          <w:rPr>
            <w:rFonts w:cs="B Nazanin" w:hint="cs"/>
            <w:sz w:val="24"/>
            <w:szCs w:val="24"/>
            <w:rtl/>
            <w:lang w:bidi="fa-IR"/>
          </w:rPr>
          <w:t xml:space="preserve">توضیح روند اعتبار را به صورت یک عکس برای ایده گرفتن در انتها آورده ام. </w:t>
        </w:r>
      </w:moveTo>
    </w:p>
    <w:p w14:paraId="1D31ABAD" w14:textId="77777777" w:rsidR="00705DAB" w:rsidRDefault="00705DAB" w:rsidP="00705DAB">
      <w:pPr>
        <w:pStyle w:val="ListParagraph"/>
        <w:numPr>
          <w:ilvl w:val="0"/>
          <w:numId w:val="23"/>
        </w:numPr>
        <w:bidi/>
        <w:spacing w:after="60"/>
        <w:jc w:val="both"/>
        <w:rPr>
          <w:moveTo w:id="297" w:author="Ali Tolouei" w:date="2026-10-18T09:43:00Z"/>
          <w:rFonts w:cs="B Nazanin"/>
          <w:sz w:val="24"/>
          <w:szCs w:val="24"/>
          <w:rtl/>
          <w:lang w:bidi="fa-IR"/>
        </w:rPr>
      </w:pPr>
      <w:moveTo w:id="298" w:author="Ali Tolouei" w:date="2026-10-18T09:43:00Z">
        <w:r w:rsidRPr="00D34632">
          <w:rPr>
            <w:rFonts w:cs="B Nazanin" w:hint="cs"/>
            <w:sz w:val="24"/>
            <w:szCs w:val="24"/>
            <w:rtl/>
            <w:lang w:bidi="fa-IR"/>
          </w:rPr>
          <w:lastRenderedPageBreak/>
          <w:t>تخصیص اعتبار به کارکنان براساس سیاست های سازمان (مانند سنوات، میزان حقوق،جایگاه سازمانی)</w:t>
        </w:r>
      </w:moveTo>
    </w:p>
    <w:moveToRangeEnd w:id="293"/>
    <w:p w14:paraId="4D17230C" w14:textId="4561E4ED" w:rsidR="00705DAB" w:rsidRDefault="00705DAB">
      <w:pPr>
        <w:bidi/>
        <w:spacing w:after="60"/>
        <w:jc w:val="both"/>
        <w:rPr>
          <w:ins w:id="299" w:author="Ali Tolouei" w:date="2026-10-18T09:42:00Z"/>
          <w:rFonts w:cs="B Nazanin"/>
          <w:sz w:val="24"/>
          <w:szCs w:val="24"/>
          <w:lang w:bidi="fa-IR"/>
        </w:rPr>
        <w:pPrChange w:id="300" w:author="Ali Tolouei" w:date="2026-10-18T09:43:00Z">
          <w:pPr>
            <w:numPr>
              <w:numId w:val="23"/>
            </w:numPr>
            <w:tabs>
              <w:tab w:val="num" w:pos="720"/>
            </w:tabs>
            <w:bidi/>
            <w:spacing w:after="60"/>
            <w:ind w:left="720" w:hanging="360"/>
            <w:jc w:val="both"/>
          </w:pPr>
        </w:pPrChange>
      </w:pPr>
    </w:p>
    <w:p w14:paraId="01D69B66" w14:textId="77777777" w:rsidR="00705DAB" w:rsidRDefault="00705DAB">
      <w:pPr>
        <w:bidi/>
        <w:spacing w:after="60"/>
        <w:ind w:left="720"/>
        <w:jc w:val="both"/>
        <w:rPr>
          <w:rFonts w:cs="B Nazanin"/>
          <w:sz w:val="24"/>
          <w:szCs w:val="24"/>
          <w:lang w:bidi="fa-IR"/>
        </w:rPr>
        <w:pPrChange w:id="301" w:author="Ali Tolouei" w:date="2026-10-18T09:42:00Z">
          <w:pPr>
            <w:numPr>
              <w:numId w:val="23"/>
            </w:numPr>
            <w:tabs>
              <w:tab w:val="num" w:pos="720"/>
            </w:tabs>
            <w:bidi/>
            <w:spacing w:after="60"/>
            <w:ind w:left="720" w:hanging="360"/>
            <w:jc w:val="both"/>
          </w:pPr>
        </w:pPrChange>
      </w:pPr>
    </w:p>
    <w:p w14:paraId="2AC20979" w14:textId="77777777" w:rsidR="00084628" w:rsidDel="00705DAB" w:rsidRDefault="00084628" w:rsidP="00084628">
      <w:pPr>
        <w:bidi/>
        <w:spacing w:after="60"/>
        <w:jc w:val="both"/>
        <w:rPr>
          <w:del w:id="302" w:author="Ali Tolouei" w:date="2026-10-18T09:46:00Z"/>
          <w:rFonts w:cs="B Nazanin"/>
          <w:sz w:val="24"/>
          <w:szCs w:val="24"/>
          <w:rtl/>
        </w:rPr>
      </w:pPr>
    </w:p>
    <w:p w14:paraId="173134DB" w14:textId="77777777" w:rsidR="00084628" w:rsidDel="00705DAB" w:rsidRDefault="00084628" w:rsidP="00084628">
      <w:pPr>
        <w:bidi/>
        <w:spacing w:after="60"/>
        <w:jc w:val="both"/>
        <w:rPr>
          <w:del w:id="303" w:author="Ali Tolouei" w:date="2026-10-18T09:46:00Z"/>
          <w:rFonts w:cs="B Nazanin"/>
          <w:sz w:val="24"/>
          <w:szCs w:val="24"/>
          <w:rtl/>
        </w:rPr>
      </w:pPr>
    </w:p>
    <w:p w14:paraId="03FD9EB6" w14:textId="77777777" w:rsidR="00084628" w:rsidRPr="00084628" w:rsidRDefault="00084628" w:rsidP="00084628">
      <w:pPr>
        <w:bidi/>
        <w:spacing w:after="60"/>
        <w:jc w:val="both"/>
        <w:rPr>
          <w:rFonts w:cs="B Nazanin"/>
          <w:b/>
          <w:bCs/>
          <w:sz w:val="24"/>
          <w:szCs w:val="24"/>
          <w:lang w:bidi="fa-IR"/>
        </w:rPr>
      </w:pPr>
      <w:r w:rsidRPr="00084628">
        <w:rPr>
          <w:rFonts w:cs="B Nazanin"/>
          <w:b/>
          <w:bCs/>
          <w:sz w:val="24"/>
          <w:szCs w:val="24"/>
          <w:rtl/>
        </w:rPr>
        <w:t>مسیر استفاده از اعتبار</w:t>
      </w:r>
    </w:p>
    <w:p w14:paraId="5DBDE29E" w14:textId="77777777" w:rsidR="00084628" w:rsidRPr="007463E5" w:rsidRDefault="00084628" w:rsidP="00084628">
      <w:pPr>
        <w:bidi/>
        <w:spacing w:after="60"/>
        <w:jc w:val="both"/>
        <w:rPr>
          <w:rFonts w:cs="B Nazanin"/>
          <w:sz w:val="24"/>
          <w:szCs w:val="24"/>
          <w:lang w:bidi="fa-IR"/>
        </w:rPr>
      </w:pPr>
    </w:p>
    <w:p w14:paraId="4C48E9F9" w14:textId="41D73191" w:rsidR="0083355B" w:rsidRPr="0059305A" w:rsidRDefault="00511906" w:rsidP="0083355B">
      <w:pPr>
        <w:pStyle w:val="ListParagraph"/>
        <w:bidi/>
        <w:spacing w:after="60"/>
        <w:jc w:val="both"/>
        <w:rPr>
          <w:rFonts w:cs="B Nazanin"/>
          <w:sz w:val="24"/>
          <w:szCs w:val="24"/>
          <w:highlight w:val="yellow"/>
          <w:lang w:bidi="fa-IR"/>
        </w:rPr>
      </w:pPr>
      <w:r w:rsidRPr="0059305A">
        <w:rPr>
          <w:rFonts w:cs="B Nazanin"/>
          <w:noProof/>
          <w:sz w:val="24"/>
          <w:szCs w:val="24"/>
          <w:highlight w:val="yellow"/>
          <w:lang w:bidi="fa-IR"/>
        </w:rPr>
        <w:drawing>
          <wp:anchor distT="0" distB="0" distL="114300" distR="114300" simplePos="0" relativeHeight="251660288" behindDoc="0" locked="0" layoutInCell="1" allowOverlap="1" wp14:anchorId="79682DDF" wp14:editId="359D5B3A">
            <wp:simplePos x="0" y="0"/>
            <wp:positionH relativeFrom="column">
              <wp:posOffset>274320</wp:posOffset>
            </wp:positionH>
            <wp:positionV relativeFrom="paragraph">
              <wp:posOffset>309245</wp:posOffset>
            </wp:positionV>
            <wp:extent cx="5654040" cy="2827020"/>
            <wp:effectExtent l="0" t="0" r="3810" b="0"/>
            <wp:wrapThrough wrapText="bothSides">
              <wp:wrapPolygon edited="0">
                <wp:start x="0" y="0"/>
                <wp:lineTo x="0" y="21396"/>
                <wp:lineTo x="21542" y="21396"/>
                <wp:lineTo x="21542" y="0"/>
                <wp:lineTo x="0" y="0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404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9967C5" w14:textId="4F59C494" w:rsidR="0083355B" w:rsidRDefault="0083355B" w:rsidP="0083355B">
      <w:pPr>
        <w:pStyle w:val="ListParagraph"/>
        <w:bidi/>
        <w:spacing w:after="60"/>
        <w:jc w:val="both"/>
        <w:rPr>
          <w:rFonts w:cs="B Nazanin"/>
          <w:sz w:val="24"/>
          <w:szCs w:val="24"/>
          <w:highlight w:val="yellow"/>
        </w:rPr>
      </w:pPr>
    </w:p>
    <w:p w14:paraId="02BE7927" w14:textId="0D1C10DC" w:rsidR="00084628" w:rsidRDefault="00A16008" w:rsidP="00084628">
      <w:pPr>
        <w:pStyle w:val="ListParagraph"/>
        <w:bidi/>
        <w:spacing w:after="60"/>
        <w:jc w:val="both"/>
        <w:rPr>
          <w:rFonts w:cs="B Nazanin"/>
          <w:sz w:val="24"/>
          <w:szCs w:val="24"/>
          <w:highlight w:val="yellow"/>
          <w:rtl/>
          <w:lang w:bidi="fa-IR"/>
        </w:rPr>
      </w:pPr>
      <w:r>
        <w:rPr>
          <w:rFonts w:cs="B Nazanin" w:hint="cs"/>
          <w:sz w:val="24"/>
          <w:szCs w:val="24"/>
          <w:highlight w:val="yellow"/>
          <w:rtl/>
          <w:lang w:bidi="fa-IR"/>
        </w:rPr>
        <w:t>تصویر بالا طوری در پرزنتیشن قرار داده شود که هر مرحله یک اسلاید را نمایش دهد.</w:t>
      </w:r>
    </w:p>
    <w:p w14:paraId="400FA3FC" w14:textId="77777777" w:rsidR="00084628" w:rsidRDefault="00084628" w:rsidP="00084628">
      <w:pPr>
        <w:pStyle w:val="ListParagraph"/>
        <w:bidi/>
        <w:spacing w:after="60"/>
        <w:jc w:val="both"/>
        <w:rPr>
          <w:rFonts w:cs="B Nazanin"/>
          <w:sz w:val="24"/>
          <w:szCs w:val="24"/>
          <w:highlight w:val="yellow"/>
        </w:rPr>
      </w:pPr>
    </w:p>
    <w:p w14:paraId="374C4E71" w14:textId="77777777" w:rsidR="00A16008" w:rsidRDefault="00A16008" w:rsidP="00084628">
      <w:pPr>
        <w:pStyle w:val="ListParagraph"/>
        <w:bidi/>
        <w:spacing w:after="60"/>
        <w:jc w:val="both"/>
        <w:rPr>
          <w:rFonts w:cs="B Nazanin"/>
          <w:b/>
          <w:bCs/>
          <w:sz w:val="24"/>
          <w:szCs w:val="24"/>
          <w:rtl/>
        </w:rPr>
      </w:pPr>
    </w:p>
    <w:p w14:paraId="1FAEE1FD" w14:textId="08BF8B36" w:rsidR="00084628" w:rsidRPr="00084628" w:rsidRDefault="00326B00" w:rsidP="00A16008">
      <w:pPr>
        <w:pStyle w:val="ListParagraph"/>
        <w:bidi/>
        <w:spacing w:after="60"/>
        <w:jc w:val="both"/>
        <w:rPr>
          <w:rFonts w:cs="B Nazanin"/>
          <w:b/>
          <w:bCs/>
          <w:sz w:val="24"/>
          <w:szCs w:val="24"/>
        </w:rPr>
      </w:pPr>
      <w:r>
        <w:rPr>
          <w:rFonts w:cs="B Nazanin" w:hint="cs"/>
          <w:b/>
          <w:bCs/>
          <w:sz w:val="24"/>
          <w:szCs w:val="24"/>
          <w:rtl/>
        </w:rPr>
        <w:t xml:space="preserve">معرفی </w:t>
      </w:r>
      <w:r w:rsidR="00084628" w:rsidRPr="00084628">
        <w:rPr>
          <w:rFonts w:cs="B Nazanin"/>
          <w:b/>
          <w:bCs/>
          <w:sz w:val="24"/>
          <w:szCs w:val="24"/>
          <w:rtl/>
        </w:rPr>
        <w:t>رفاهیات سازمانی</w:t>
      </w:r>
    </w:p>
    <w:p w14:paraId="3C222A8B" w14:textId="77777777" w:rsidR="00326B00" w:rsidRPr="00326B00" w:rsidRDefault="00326B00" w:rsidP="00326B00">
      <w:pPr>
        <w:bidi/>
        <w:spacing w:after="60"/>
        <w:jc w:val="both"/>
        <w:rPr>
          <w:rFonts w:cs="B Nazanin"/>
          <w:sz w:val="24"/>
          <w:szCs w:val="24"/>
        </w:rPr>
      </w:pPr>
      <w:r w:rsidRPr="00326B00">
        <w:rPr>
          <w:rFonts w:cs="B Nazanin"/>
          <w:sz w:val="24"/>
          <w:szCs w:val="24"/>
          <w:rtl/>
        </w:rPr>
        <w:t>راهکاری منعطف برای ارائه و مدیریت مزایای رفاهی کارکنان که متناسب با نیاز و سیاست‌های هر سازمان، در سرفصل‌های انتخابی ارائه می‌شود</w:t>
      </w:r>
      <w:r w:rsidRPr="00326B00">
        <w:rPr>
          <w:rFonts w:cs="B Nazanin"/>
          <w:sz w:val="24"/>
          <w:szCs w:val="24"/>
        </w:rPr>
        <w:t>.</w:t>
      </w:r>
    </w:p>
    <w:p w14:paraId="75DA9B14" w14:textId="77777777" w:rsidR="00084628" w:rsidRDefault="00084628" w:rsidP="00326B00">
      <w:pPr>
        <w:bidi/>
        <w:spacing w:after="60"/>
        <w:jc w:val="both"/>
        <w:rPr>
          <w:rFonts w:cs="B Nazanin"/>
          <w:sz w:val="24"/>
          <w:szCs w:val="24"/>
          <w:highlight w:val="yellow"/>
          <w:rtl/>
        </w:rPr>
      </w:pPr>
    </w:p>
    <w:p w14:paraId="5382069D" w14:textId="77777777" w:rsidR="00326B00" w:rsidRPr="00326B00" w:rsidRDefault="00326B00" w:rsidP="00326B00">
      <w:pPr>
        <w:bidi/>
        <w:spacing w:after="60"/>
        <w:jc w:val="both"/>
        <w:rPr>
          <w:rFonts w:cs="B Nazanin"/>
          <w:sz w:val="24"/>
          <w:szCs w:val="24"/>
        </w:rPr>
      </w:pPr>
      <w:r w:rsidRPr="00326B00">
        <w:rPr>
          <w:rFonts w:cs="B Nazanin"/>
          <w:b/>
          <w:bCs/>
          <w:sz w:val="24"/>
          <w:szCs w:val="24"/>
          <w:rtl/>
        </w:rPr>
        <w:t>سرفصل‌های رفاهی</w:t>
      </w:r>
      <w:r w:rsidRPr="00326B00">
        <w:rPr>
          <w:rFonts w:cs="B Nazanin"/>
          <w:b/>
          <w:bCs/>
          <w:sz w:val="24"/>
          <w:szCs w:val="24"/>
        </w:rPr>
        <w:t>:</w:t>
      </w:r>
    </w:p>
    <w:p w14:paraId="3466F5F3" w14:textId="77777777" w:rsidR="00326B00" w:rsidRPr="00326B00" w:rsidRDefault="00326B00" w:rsidP="00326B00">
      <w:pPr>
        <w:numPr>
          <w:ilvl w:val="0"/>
          <w:numId w:val="25"/>
        </w:numPr>
        <w:bidi/>
        <w:spacing w:after="60"/>
        <w:jc w:val="both"/>
        <w:rPr>
          <w:rFonts w:cs="B Nazanin"/>
          <w:sz w:val="24"/>
          <w:szCs w:val="24"/>
        </w:rPr>
      </w:pPr>
      <w:r w:rsidRPr="00326B00">
        <w:rPr>
          <w:rFonts w:cs="B Nazanin"/>
          <w:sz w:val="24"/>
          <w:szCs w:val="24"/>
          <w:rtl/>
        </w:rPr>
        <w:t>معیشتی</w:t>
      </w:r>
    </w:p>
    <w:p w14:paraId="6CF62A24" w14:textId="77777777" w:rsidR="00326B00" w:rsidRPr="00326B00" w:rsidRDefault="00326B00" w:rsidP="00326B00">
      <w:pPr>
        <w:numPr>
          <w:ilvl w:val="0"/>
          <w:numId w:val="25"/>
        </w:numPr>
        <w:bidi/>
        <w:spacing w:after="60"/>
        <w:jc w:val="both"/>
        <w:rPr>
          <w:rFonts w:cs="B Nazanin"/>
          <w:sz w:val="24"/>
          <w:szCs w:val="24"/>
        </w:rPr>
      </w:pPr>
      <w:r w:rsidRPr="00326B00">
        <w:rPr>
          <w:rFonts w:cs="B Nazanin"/>
          <w:sz w:val="24"/>
          <w:szCs w:val="24"/>
          <w:rtl/>
        </w:rPr>
        <w:t>رفاهی</w:t>
      </w:r>
    </w:p>
    <w:p w14:paraId="3ABB9021" w14:textId="77777777" w:rsidR="00326B00" w:rsidRPr="00326B00" w:rsidRDefault="00326B00" w:rsidP="00326B00">
      <w:pPr>
        <w:numPr>
          <w:ilvl w:val="0"/>
          <w:numId w:val="25"/>
        </w:numPr>
        <w:bidi/>
        <w:spacing w:after="60"/>
        <w:jc w:val="both"/>
        <w:rPr>
          <w:rFonts w:cs="B Nazanin"/>
          <w:sz w:val="24"/>
          <w:szCs w:val="24"/>
        </w:rPr>
      </w:pPr>
      <w:r w:rsidRPr="00326B00">
        <w:rPr>
          <w:rFonts w:cs="B Nazanin"/>
          <w:sz w:val="24"/>
          <w:szCs w:val="24"/>
          <w:rtl/>
        </w:rPr>
        <w:t>آموزشی</w:t>
      </w:r>
    </w:p>
    <w:p w14:paraId="48950EF0" w14:textId="77777777" w:rsidR="00326B00" w:rsidRPr="00326B00" w:rsidRDefault="00326B00" w:rsidP="00326B00">
      <w:pPr>
        <w:numPr>
          <w:ilvl w:val="0"/>
          <w:numId w:val="25"/>
        </w:numPr>
        <w:bidi/>
        <w:spacing w:after="60"/>
        <w:jc w:val="both"/>
        <w:rPr>
          <w:rFonts w:cs="B Nazanin"/>
          <w:sz w:val="24"/>
          <w:szCs w:val="24"/>
        </w:rPr>
      </w:pPr>
      <w:r w:rsidRPr="00326B00">
        <w:rPr>
          <w:rFonts w:cs="B Nazanin"/>
          <w:sz w:val="24"/>
          <w:szCs w:val="24"/>
          <w:rtl/>
        </w:rPr>
        <w:t>بیمه</w:t>
      </w:r>
    </w:p>
    <w:p w14:paraId="196AFBEF" w14:textId="77777777" w:rsidR="00326B00" w:rsidRPr="00326B00" w:rsidRDefault="00326B00" w:rsidP="00326B00">
      <w:pPr>
        <w:numPr>
          <w:ilvl w:val="0"/>
          <w:numId w:val="25"/>
        </w:numPr>
        <w:bidi/>
        <w:spacing w:after="60"/>
        <w:jc w:val="both"/>
        <w:rPr>
          <w:rFonts w:cs="B Nazanin"/>
          <w:sz w:val="24"/>
          <w:szCs w:val="24"/>
        </w:rPr>
      </w:pPr>
      <w:r w:rsidRPr="00326B00">
        <w:rPr>
          <w:rFonts w:cs="B Nazanin"/>
          <w:sz w:val="24"/>
          <w:szCs w:val="24"/>
          <w:rtl/>
        </w:rPr>
        <w:t>آجیل و خشکبار</w:t>
      </w:r>
    </w:p>
    <w:p w14:paraId="384FC522" w14:textId="77777777" w:rsidR="00326B00" w:rsidRPr="00326B00" w:rsidRDefault="00326B00" w:rsidP="00326B00">
      <w:pPr>
        <w:numPr>
          <w:ilvl w:val="0"/>
          <w:numId w:val="25"/>
        </w:numPr>
        <w:bidi/>
        <w:spacing w:after="60"/>
        <w:jc w:val="both"/>
        <w:rPr>
          <w:rFonts w:cs="B Nazanin"/>
          <w:sz w:val="24"/>
          <w:szCs w:val="24"/>
        </w:rPr>
      </w:pPr>
      <w:r w:rsidRPr="00326B00">
        <w:rPr>
          <w:rFonts w:cs="B Nazanin"/>
          <w:sz w:val="24"/>
          <w:szCs w:val="24"/>
          <w:rtl/>
        </w:rPr>
        <w:t>اعیاد و مناسبت‌ها</w:t>
      </w:r>
    </w:p>
    <w:p w14:paraId="674A83DD" w14:textId="77777777" w:rsidR="00326B00" w:rsidRPr="00326B00" w:rsidRDefault="00326B00" w:rsidP="00326B00">
      <w:pPr>
        <w:numPr>
          <w:ilvl w:val="0"/>
          <w:numId w:val="25"/>
        </w:numPr>
        <w:bidi/>
        <w:spacing w:after="60"/>
        <w:jc w:val="both"/>
        <w:rPr>
          <w:rFonts w:cs="B Nazanin"/>
          <w:sz w:val="24"/>
          <w:szCs w:val="24"/>
        </w:rPr>
      </w:pPr>
      <w:r w:rsidRPr="00326B00">
        <w:rPr>
          <w:rFonts w:cs="B Nazanin"/>
          <w:sz w:val="24"/>
          <w:szCs w:val="24"/>
          <w:rtl/>
        </w:rPr>
        <w:t>و سایر مزایای موردنیاز سازمان</w:t>
      </w:r>
    </w:p>
    <w:p w14:paraId="11CE5CF4" w14:textId="77777777" w:rsidR="00326B00" w:rsidRPr="00326B00" w:rsidRDefault="00326B00" w:rsidP="00326B00">
      <w:pPr>
        <w:bidi/>
        <w:spacing w:after="60"/>
        <w:jc w:val="both"/>
        <w:rPr>
          <w:rFonts w:cs="B Nazanin"/>
          <w:sz w:val="24"/>
          <w:szCs w:val="24"/>
          <w:highlight w:val="yellow"/>
        </w:rPr>
      </w:pPr>
    </w:p>
    <w:p w14:paraId="6339D390" w14:textId="77777777" w:rsidR="00084628" w:rsidRDefault="00084628" w:rsidP="00084628">
      <w:pPr>
        <w:pStyle w:val="ListParagraph"/>
        <w:bidi/>
        <w:spacing w:after="60"/>
        <w:jc w:val="both"/>
        <w:rPr>
          <w:rFonts w:cs="B Nazanin"/>
          <w:sz w:val="24"/>
          <w:szCs w:val="24"/>
          <w:highlight w:val="yellow"/>
        </w:rPr>
      </w:pPr>
    </w:p>
    <w:p w14:paraId="19752693" w14:textId="77777777" w:rsidR="00084628" w:rsidRDefault="00084628" w:rsidP="00084628">
      <w:pPr>
        <w:pStyle w:val="ListParagraph"/>
        <w:bidi/>
        <w:spacing w:after="60"/>
        <w:jc w:val="both"/>
        <w:rPr>
          <w:rFonts w:cs="B Nazanin"/>
          <w:sz w:val="24"/>
          <w:szCs w:val="24"/>
          <w:highlight w:val="yellow"/>
        </w:rPr>
      </w:pPr>
    </w:p>
    <w:p w14:paraId="74FD740D" w14:textId="77777777" w:rsidR="00084628" w:rsidRDefault="00084628" w:rsidP="00084628">
      <w:pPr>
        <w:pStyle w:val="ListParagraph"/>
        <w:bidi/>
        <w:spacing w:after="60"/>
        <w:jc w:val="both"/>
        <w:rPr>
          <w:rFonts w:cs="B Nazanin"/>
          <w:sz w:val="24"/>
          <w:szCs w:val="24"/>
          <w:highlight w:val="yellow"/>
        </w:rPr>
      </w:pPr>
    </w:p>
    <w:p w14:paraId="3FAC3D11" w14:textId="0E219E88" w:rsidR="00084628" w:rsidRPr="00326B00" w:rsidRDefault="00326B00" w:rsidP="00326B00">
      <w:pPr>
        <w:bidi/>
        <w:spacing w:after="60"/>
        <w:jc w:val="both"/>
        <w:rPr>
          <w:rFonts w:cs="B Nazanin"/>
          <w:b/>
          <w:bCs/>
          <w:sz w:val="24"/>
          <w:szCs w:val="24"/>
        </w:rPr>
      </w:pPr>
      <w:r w:rsidRPr="00326B00">
        <w:rPr>
          <w:rFonts w:cs="B Nazanin"/>
          <w:b/>
          <w:bCs/>
          <w:sz w:val="24"/>
          <w:szCs w:val="24"/>
          <w:rtl/>
        </w:rPr>
        <w:t>تنوع سرفصل‌ها، گستره‌ای از پذیرندگان</w:t>
      </w:r>
    </w:p>
    <w:p w14:paraId="73AE3F56" w14:textId="77777777" w:rsidR="00326B00" w:rsidRPr="00326B00" w:rsidRDefault="00326B00" w:rsidP="00326B00">
      <w:pPr>
        <w:bidi/>
        <w:spacing w:after="60"/>
        <w:rPr>
          <w:rFonts w:cs="B Nazanin"/>
          <w:sz w:val="24"/>
          <w:szCs w:val="24"/>
        </w:rPr>
      </w:pPr>
      <w:r w:rsidRPr="00326B00">
        <w:rPr>
          <w:rFonts w:cs="B Nazanin"/>
          <w:b/>
          <w:bCs/>
          <w:sz w:val="24"/>
          <w:szCs w:val="24"/>
          <w:rtl/>
        </w:rPr>
        <w:t>بسته پروتئین</w:t>
      </w:r>
      <w:r w:rsidRPr="00326B00">
        <w:rPr>
          <w:rFonts w:cs="B Nazanin"/>
          <w:sz w:val="24"/>
          <w:szCs w:val="24"/>
        </w:rPr>
        <w:br/>
      </w:r>
      <w:r w:rsidRPr="00326B00">
        <w:rPr>
          <w:rFonts w:cs="B Nazanin"/>
          <w:sz w:val="24"/>
          <w:szCs w:val="24"/>
          <w:rtl/>
        </w:rPr>
        <w:t>دهکده پروتئین | دیجی‌کالا | اکالا | فیدیلیو | هایپراستار | تپسی‌شاپ</w:t>
      </w:r>
    </w:p>
    <w:p w14:paraId="7EC0BEF3" w14:textId="77777777" w:rsidR="00326B00" w:rsidRPr="00326B00" w:rsidRDefault="00326B00" w:rsidP="00326B00">
      <w:pPr>
        <w:bidi/>
        <w:spacing w:after="60"/>
        <w:rPr>
          <w:rFonts w:cs="B Nazanin"/>
          <w:sz w:val="24"/>
          <w:szCs w:val="24"/>
        </w:rPr>
      </w:pPr>
      <w:r w:rsidRPr="00326B00">
        <w:rPr>
          <w:rFonts w:cs="B Nazanin"/>
          <w:b/>
          <w:bCs/>
          <w:sz w:val="24"/>
          <w:szCs w:val="24"/>
          <w:rtl/>
        </w:rPr>
        <w:t>آجیل و شیرینی</w:t>
      </w:r>
      <w:r w:rsidRPr="00326B00">
        <w:rPr>
          <w:rFonts w:cs="B Nazanin"/>
          <w:sz w:val="24"/>
          <w:szCs w:val="24"/>
        </w:rPr>
        <w:br/>
      </w:r>
      <w:r w:rsidRPr="00326B00">
        <w:rPr>
          <w:rFonts w:cs="B Nazanin"/>
          <w:sz w:val="24"/>
          <w:szCs w:val="24"/>
          <w:rtl/>
        </w:rPr>
        <w:t>آجیل و خشکبار محسن | خشکبار ایوب | آجیل اصل تبریز | رویال آجیل | اکالا</w:t>
      </w:r>
    </w:p>
    <w:p w14:paraId="436A6218" w14:textId="77777777" w:rsidR="00326B00" w:rsidRDefault="00326B00" w:rsidP="00326B00">
      <w:pPr>
        <w:bidi/>
        <w:spacing w:after="60"/>
        <w:rPr>
          <w:rFonts w:cs="B Nazanin"/>
          <w:sz w:val="24"/>
          <w:szCs w:val="24"/>
          <w:rtl/>
        </w:rPr>
      </w:pPr>
      <w:r w:rsidRPr="00326B00">
        <w:rPr>
          <w:rFonts w:cs="B Nazanin"/>
          <w:b/>
          <w:bCs/>
          <w:sz w:val="24"/>
          <w:szCs w:val="24"/>
          <w:rtl/>
        </w:rPr>
        <w:t>کالای دیجیتال</w:t>
      </w:r>
      <w:r w:rsidRPr="00326B00">
        <w:rPr>
          <w:rFonts w:cs="B Nazanin"/>
          <w:sz w:val="24"/>
          <w:szCs w:val="24"/>
        </w:rPr>
        <w:br/>
      </w:r>
      <w:r w:rsidRPr="00326B00">
        <w:rPr>
          <w:rFonts w:cs="B Nazanin"/>
          <w:sz w:val="24"/>
          <w:szCs w:val="24"/>
          <w:rtl/>
        </w:rPr>
        <w:t>دیجی‌کالا | تکنولایف | تپسی‌شاپ | زرین‌پلاس | پلازا دیجیتال</w:t>
      </w:r>
    </w:p>
    <w:p w14:paraId="283E452B" w14:textId="77777777" w:rsidR="00326B00" w:rsidRDefault="00326B00" w:rsidP="00326B00">
      <w:pPr>
        <w:bidi/>
        <w:spacing w:after="60"/>
        <w:rPr>
          <w:rFonts w:cs="B Nazanin"/>
          <w:sz w:val="24"/>
          <w:szCs w:val="24"/>
          <w:rtl/>
        </w:rPr>
      </w:pPr>
    </w:p>
    <w:p w14:paraId="58AB0879" w14:textId="4DD94CA6" w:rsidR="00326B00" w:rsidRPr="00326B00" w:rsidRDefault="00326B00" w:rsidP="00326B00">
      <w:pPr>
        <w:bidi/>
        <w:spacing w:after="60"/>
        <w:rPr>
          <w:rFonts w:cs="B Nazanin"/>
          <w:b/>
          <w:bCs/>
          <w:sz w:val="24"/>
          <w:szCs w:val="24"/>
        </w:rPr>
      </w:pPr>
      <w:r w:rsidRPr="00326B00">
        <w:rPr>
          <w:rFonts w:cs="B Nazanin"/>
          <w:b/>
          <w:bCs/>
          <w:sz w:val="24"/>
          <w:szCs w:val="24"/>
          <w:rtl/>
        </w:rPr>
        <w:t xml:space="preserve">مدل‌های ارائه </w:t>
      </w:r>
      <w:ins w:id="304" w:author="Zahra Zeinolabedini" w:date="2026-10-14T12:26:00Z">
        <w:r w:rsidR="00EC1030">
          <w:rPr>
            <w:rFonts w:cs="B Nazanin" w:hint="cs"/>
            <w:b/>
            <w:bCs/>
            <w:sz w:val="24"/>
            <w:szCs w:val="24"/>
            <w:rtl/>
          </w:rPr>
          <w:t xml:space="preserve">اوور شارژ </w:t>
        </w:r>
      </w:ins>
      <w:r w:rsidRPr="00326B00">
        <w:rPr>
          <w:rFonts w:cs="B Nazanin"/>
          <w:b/>
          <w:bCs/>
          <w:sz w:val="24"/>
          <w:szCs w:val="24"/>
          <w:rtl/>
        </w:rPr>
        <w:t>رفاهیات</w:t>
      </w:r>
    </w:p>
    <w:p w14:paraId="3E532DD7" w14:textId="77777777" w:rsidR="00326B00" w:rsidRPr="00326B00" w:rsidRDefault="00326B00" w:rsidP="00326B00">
      <w:pPr>
        <w:bidi/>
        <w:spacing w:after="60"/>
        <w:rPr>
          <w:rFonts w:cs="B Nazanin"/>
          <w:sz w:val="24"/>
          <w:szCs w:val="24"/>
        </w:rPr>
      </w:pPr>
      <w:r w:rsidRPr="00326B00">
        <w:rPr>
          <w:rFonts w:cs="B Nazanin"/>
          <w:sz w:val="24"/>
          <w:szCs w:val="24"/>
          <w:rtl/>
        </w:rPr>
        <w:t>سازمان می‌تواند متناسب با سیاست و ساختار خود، نحوه ارائه مزایا را انتخاب کند</w:t>
      </w:r>
      <w:r w:rsidRPr="00326B00">
        <w:rPr>
          <w:rFonts w:cs="B Nazanin"/>
          <w:sz w:val="24"/>
          <w:szCs w:val="24"/>
        </w:rPr>
        <w:t>:</w:t>
      </w:r>
    </w:p>
    <w:p w14:paraId="1812561E" w14:textId="11DF66BA" w:rsidR="00326B00" w:rsidRPr="00326B00" w:rsidRDefault="00326B00" w:rsidP="00326B00">
      <w:pPr>
        <w:bidi/>
        <w:spacing w:after="60"/>
        <w:rPr>
          <w:rFonts w:cs="B Nazanin"/>
          <w:sz w:val="24"/>
          <w:szCs w:val="24"/>
        </w:rPr>
      </w:pPr>
      <w:r w:rsidRPr="00326B00">
        <w:rPr>
          <w:rFonts w:cs="B Nazanin"/>
          <w:b/>
          <w:bCs/>
          <w:sz w:val="24"/>
          <w:szCs w:val="24"/>
          <w:rtl/>
          <w:lang w:bidi="fa-IR"/>
        </w:rPr>
        <w:t>۱</w:t>
      </w:r>
      <w:r w:rsidRPr="00326B00">
        <w:rPr>
          <w:rFonts w:cs="B Nazanin"/>
          <w:b/>
          <w:bCs/>
          <w:sz w:val="24"/>
          <w:szCs w:val="24"/>
        </w:rPr>
        <w:t xml:space="preserve">. </w:t>
      </w:r>
      <w:r w:rsidRPr="00326B00">
        <w:rPr>
          <w:rFonts w:cs="B Nazanin"/>
          <w:b/>
          <w:bCs/>
          <w:sz w:val="24"/>
          <w:szCs w:val="24"/>
          <w:rtl/>
        </w:rPr>
        <w:t>شارژ مستقیم پرسنل</w:t>
      </w:r>
      <w:r w:rsidRPr="00326B00">
        <w:rPr>
          <w:rFonts w:cs="B Nazanin"/>
          <w:sz w:val="24"/>
          <w:szCs w:val="24"/>
        </w:rPr>
        <w:br/>
      </w:r>
      <w:r w:rsidRPr="00326B00">
        <w:rPr>
          <w:rFonts w:cs="B Nazanin"/>
          <w:sz w:val="24"/>
          <w:szCs w:val="24"/>
          <w:rtl/>
        </w:rPr>
        <w:t xml:space="preserve">تخصیص مستقیم </w:t>
      </w:r>
      <w:ins w:id="305" w:author="Zahra Zeinolabedini" w:date="2026-10-14T12:26:00Z">
        <w:r w:rsidR="00EC1030">
          <w:rPr>
            <w:rFonts w:cs="B Nazanin" w:hint="cs"/>
            <w:sz w:val="24"/>
            <w:szCs w:val="24"/>
            <w:rtl/>
          </w:rPr>
          <w:t xml:space="preserve"> اوور شارژ </w:t>
        </w:r>
      </w:ins>
      <w:del w:id="306" w:author="Zahra Zeinolabedini" w:date="2026-10-14T12:26:00Z">
        <w:r w:rsidRPr="00326B00" w:rsidDel="00EC1030">
          <w:rPr>
            <w:rFonts w:cs="B Nazanin"/>
            <w:sz w:val="24"/>
            <w:szCs w:val="24"/>
            <w:rtl/>
          </w:rPr>
          <w:delText xml:space="preserve">اعتبار </w:delText>
        </w:r>
      </w:del>
      <w:r w:rsidRPr="00326B00">
        <w:rPr>
          <w:rFonts w:cs="B Nazanin"/>
          <w:sz w:val="24"/>
          <w:szCs w:val="24"/>
          <w:rtl/>
        </w:rPr>
        <w:t>رفاهی به کارکنان</w:t>
      </w:r>
    </w:p>
    <w:p w14:paraId="127E7B8B" w14:textId="2448350C" w:rsidR="00326B00" w:rsidRPr="00326B00" w:rsidRDefault="00326B00" w:rsidP="00EC1030">
      <w:pPr>
        <w:bidi/>
        <w:spacing w:after="60"/>
        <w:rPr>
          <w:rFonts w:cs="B Nazanin"/>
          <w:sz w:val="24"/>
          <w:szCs w:val="24"/>
        </w:rPr>
      </w:pPr>
      <w:r w:rsidRPr="00326B00">
        <w:rPr>
          <w:rFonts w:cs="B Nazanin"/>
          <w:b/>
          <w:bCs/>
          <w:sz w:val="24"/>
          <w:szCs w:val="24"/>
          <w:rtl/>
          <w:lang w:bidi="fa-IR"/>
        </w:rPr>
        <w:t>۲</w:t>
      </w:r>
      <w:r w:rsidRPr="00326B00">
        <w:rPr>
          <w:rFonts w:cs="B Nazanin"/>
          <w:b/>
          <w:bCs/>
          <w:sz w:val="24"/>
          <w:szCs w:val="24"/>
        </w:rPr>
        <w:t xml:space="preserve">. </w:t>
      </w:r>
      <w:r w:rsidRPr="00326B00">
        <w:rPr>
          <w:rFonts w:cs="B Nazanin"/>
          <w:b/>
          <w:bCs/>
          <w:sz w:val="24"/>
          <w:szCs w:val="24"/>
          <w:rtl/>
        </w:rPr>
        <w:t>کیف پول تجمیعی</w:t>
      </w:r>
      <w:del w:id="307" w:author="Zahra Zeinolabedini" w:date="2026-10-14T12:26:00Z">
        <w:r w:rsidRPr="00326B00" w:rsidDel="00EC1030">
          <w:rPr>
            <w:rFonts w:cs="B Nazanin"/>
            <w:sz w:val="24"/>
            <w:szCs w:val="24"/>
          </w:rPr>
          <w:br/>
        </w:r>
      </w:del>
      <w:ins w:id="308" w:author="Zahra Zeinolabedini" w:date="2026-10-14T12:26:00Z">
        <w:r w:rsidR="00EC1030">
          <w:rPr>
            <w:rFonts w:cs="B Nazanin" w:hint="cs"/>
            <w:sz w:val="24"/>
            <w:szCs w:val="24"/>
            <w:rtl/>
          </w:rPr>
          <w:t>تخصیص</w:t>
        </w:r>
      </w:ins>
      <w:ins w:id="309" w:author="Zahra Zeinolabedini" w:date="2026-10-14T12:27:00Z">
        <w:r w:rsidR="00EC1030">
          <w:rPr>
            <w:rFonts w:cs="B Nazanin" w:hint="cs"/>
            <w:sz w:val="24"/>
            <w:szCs w:val="24"/>
            <w:rtl/>
          </w:rPr>
          <w:t xml:space="preserve"> ا</w:t>
        </w:r>
        <w:r w:rsidR="009C3938">
          <w:rPr>
            <w:rFonts w:cs="B Nazanin" w:hint="cs"/>
            <w:sz w:val="24"/>
            <w:szCs w:val="24"/>
            <w:rtl/>
          </w:rPr>
          <w:t xml:space="preserve">وور شارژ </w:t>
        </w:r>
      </w:ins>
      <w:del w:id="310" w:author="Zahra Zeinolabedini" w:date="2026-10-14T12:26:00Z">
        <w:r w:rsidRPr="00326B00" w:rsidDel="00EC1030">
          <w:rPr>
            <w:rFonts w:cs="B Nazanin"/>
            <w:sz w:val="24"/>
            <w:szCs w:val="24"/>
            <w:rtl/>
          </w:rPr>
          <w:delText xml:space="preserve">شارژ اعتبار </w:delText>
        </w:r>
      </w:del>
      <w:r w:rsidRPr="00326B00">
        <w:rPr>
          <w:rFonts w:cs="B Nazanin"/>
          <w:sz w:val="24"/>
          <w:szCs w:val="24"/>
          <w:rtl/>
        </w:rPr>
        <w:t>در کیف پول مدیران یا افراد تعیین‌شده از سوی سازمان</w:t>
      </w:r>
    </w:p>
    <w:p w14:paraId="19563148" w14:textId="77777777" w:rsidR="00326B00" w:rsidRDefault="00326B00" w:rsidP="00326B00">
      <w:pPr>
        <w:bidi/>
        <w:spacing w:after="60"/>
        <w:rPr>
          <w:rFonts w:cs="B Nazanin"/>
          <w:sz w:val="24"/>
          <w:szCs w:val="24"/>
          <w:rtl/>
        </w:rPr>
      </w:pPr>
      <w:r w:rsidRPr="00326B00">
        <w:rPr>
          <w:rFonts w:cs="B Nazanin"/>
          <w:b/>
          <w:bCs/>
          <w:sz w:val="24"/>
          <w:szCs w:val="24"/>
          <w:rtl/>
          <w:lang w:bidi="fa-IR"/>
        </w:rPr>
        <w:t>۳</w:t>
      </w:r>
      <w:r w:rsidRPr="00326B00">
        <w:rPr>
          <w:rFonts w:cs="B Nazanin"/>
          <w:b/>
          <w:bCs/>
          <w:sz w:val="24"/>
          <w:szCs w:val="24"/>
        </w:rPr>
        <w:t xml:space="preserve">. </w:t>
      </w:r>
      <w:r w:rsidRPr="00326B00">
        <w:rPr>
          <w:rFonts w:cs="B Nazanin"/>
          <w:b/>
          <w:bCs/>
          <w:sz w:val="24"/>
          <w:szCs w:val="24"/>
          <w:rtl/>
        </w:rPr>
        <w:t>ووچرکارت</w:t>
      </w:r>
      <w:r w:rsidRPr="00326B00">
        <w:rPr>
          <w:rFonts w:cs="B Nazanin"/>
          <w:sz w:val="24"/>
          <w:szCs w:val="24"/>
        </w:rPr>
        <w:br/>
      </w:r>
      <w:r w:rsidRPr="00326B00">
        <w:rPr>
          <w:rFonts w:cs="B Nazanin"/>
          <w:sz w:val="24"/>
          <w:szCs w:val="24"/>
          <w:rtl/>
        </w:rPr>
        <w:t>ارائه ووچرکارت‌های نقدی و بی‌نام برای تخصیص انعطاف‌پذیر مزایا</w:t>
      </w:r>
    </w:p>
    <w:p w14:paraId="37B989C6" w14:textId="3FDD9AD7" w:rsidR="00084628" w:rsidRPr="00A16008" w:rsidRDefault="00A16008" w:rsidP="00A16008">
      <w:pPr>
        <w:bidi/>
        <w:spacing w:after="60"/>
        <w:rPr>
          <w:rFonts w:cs="B Nazanin"/>
          <w:b/>
          <w:bCs/>
          <w:sz w:val="24"/>
          <w:szCs w:val="24"/>
        </w:rPr>
      </w:pPr>
      <w:r w:rsidRPr="00A16008">
        <w:rPr>
          <w:rFonts w:ascii="W_akhbar" w:hAnsi="W_akhbar" w:cs="W_akhbar"/>
          <w:b/>
          <w:bCs/>
          <w:sz w:val="24"/>
          <w:szCs w:val="24"/>
          <w:rtl/>
        </w:rPr>
        <w:t>4</w:t>
      </w:r>
      <w:r w:rsidRPr="00A16008">
        <w:rPr>
          <w:rFonts w:cs="B Nazanin" w:hint="cs"/>
          <w:b/>
          <w:bCs/>
          <w:sz w:val="24"/>
          <w:szCs w:val="24"/>
          <w:rtl/>
        </w:rPr>
        <w:t>. پیش پرداخت / پس پرداخت</w:t>
      </w:r>
    </w:p>
    <w:p w14:paraId="07D5C712" w14:textId="107ED851" w:rsidR="00326B00" w:rsidRDefault="00326B00" w:rsidP="00A16008">
      <w:pPr>
        <w:bidi/>
        <w:spacing w:after="60"/>
        <w:rPr>
          <w:rFonts w:cs="B Nazanin"/>
          <w:b/>
          <w:bCs/>
          <w:sz w:val="24"/>
          <w:szCs w:val="24"/>
          <w:rtl/>
          <w:lang w:bidi="fa-IR"/>
        </w:rPr>
      </w:pPr>
      <w:r w:rsidRPr="00326B00">
        <w:rPr>
          <w:noProof/>
          <w:rtl/>
          <w:lang w:bidi="fa-IR"/>
        </w:rPr>
        <w:drawing>
          <wp:anchor distT="0" distB="0" distL="114300" distR="114300" simplePos="0" relativeHeight="251659264" behindDoc="1" locked="0" layoutInCell="1" allowOverlap="1" wp14:anchorId="2621FBDE" wp14:editId="13175CD7">
            <wp:simplePos x="0" y="0"/>
            <wp:positionH relativeFrom="margin">
              <wp:align>center</wp:align>
            </wp:positionH>
            <wp:positionV relativeFrom="paragraph">
              <wp:posOffset>334010</wp:posOffset>
            </wp:positionV>
            <wp:extent cx="7497445" cy="2468880"/>
            <wp:effectExtent l="0" t="0" r="8255" b="7620"/>
            <wp:wrapTight wrapText="bothSides">
              <wp:wrapPolygon edited="0">
                <wp:start x="0" y="0"/>
                <wp:lineTo x="0" y="21500"/>
                <wp:lineTo x="21569" y="21500"/>
                <wp:lineTo x="21569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497445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8474BA" w14:textId="77777777" w:rsidR="00A16008" w:rsidRPr="00A16008" w:rsidRDefault="00A16008" w:rsidP="00A16008">
      <w:pPr>
        <w:bidi/>
        <w:spacing w:after="60"/>
        <w:rPr>
          <w:rFonts w:cs="B Nazanin"/>
          <w:b/>
          <w:bCs/>
          <w:sz w:val="24"/>
          <w:szCs w:val="24"/>
          <w:highlight w:val="yellow"/>
          <w:lang w:bidi="fa-IR"/>
        </w:rPr>
      </w:pPr>
    </w:p>
    <w:p w14:paraId="07CA78B7" w14:textId="77777777" w:rsidR="00326B00" w:rsidRPr="00326B00" w:rsidRDefault="00326B00" w:rsidP="00326B00">
      <w:pPr>
        <w:bidi/>
        <w:spacing w:after="60"/>
        <w:ind w:left="360"/>
        <w:jc w:val="both"/>
        <w:rPr>
          <w:rFonts w:cs="B Nazanin"/>
          <w:b/>
          <w:bCs/>
          <w:sz w:val="24"/>
          <w:szCs w:val="24"/>
          <w:highlight w:val="yellow"/>
          <w:lang w:bidi="fa-IR"/>
        </w:rPr>
      </w:pPr>
    </w:p>
    <w:p w14:paraId="513EE727" w14:textId="77777777" w:rsidR="00A16008" w:rsidRDefault="00A16008" w:rsidP="00A16008">
      <w:pPr>
        <w:bidi/>
        <w:spacing w:after="60"/>
        <w:jc w:val="both"/>
        <w:rPr>
          <w:rFonts w:cs="B Nazanin"/>
          <w:b/>
          <w:bCs/>
          <w:sz w:val="24"/>
          <w:szCs w:val="24"/>
          <w:rtl/>
          <w:lang w:bidi="fa-IR"/>
        </w:rPr>
      </w:pPr>
    </w:p>
    <w:p w14:paraId="60BA36EC" w14:textId="338A0718" w:rsidR="00396CD6" w:rsidRPr="00E06C78" w:rsidRDefault="00DE2CB0" w:rsidP="00A16008">
      <w:pPr>
        <w:bidi/>
        <w:spacing w:after="60"/>
        <w:jc w:val="both"/>
        <w:rPr>
          <w:rFonts w:cs="B Nazanin"/>
          <w:b/>
          <w:bCs/>
          <w:sz w:val="24"/>
          <w:szCs w:val="24"/>
          <w:lang w:bidi="fa-IR"/>
        </w:rPr>
      </w:pPr>
      <w:r w:rsidRPr="00E06C78">
        <w:rPr>
          <w:rFonts w:cs="B Nazanin" w:hint="cs"/>
          <w:b/>
          <w:bCs/>
          <w:sz w:val="24"/>
          <w:szCs w:val="24"/>
          <w:rtl/>
          <w:lang w:bidi="fa-IR"/>
        </w:rPr>
        <w:lastRenderedPageBreak/>
        <w:t xml:space="preserve">راهکار </w:t>
      </w:r>
      <w:r w:rsidR="00396CD6" w:rsidRPr="00E06C78">
        <w:rPr>
          <w:rFonts w:cs="B Nazanin" w:hint="cs"/>
          <w:b/>
          <w:bCs/>
          <w:sz w:val="24"/>
          <w:szCs w:val="24"/>
          <w:rtl/>
          <w:lang w:bidi="fa-IR"/>
        </w:rPr>
        <w:t>نقدی :</w:t>
      </w:r>
    </w:p>
    <w:p w14:paraId="5087CA94" w14:textId="793B3AEA" w:rsidR="00DE2CB0" w:rsidRPr="00DE2CB0" w:rsidRDefault="00DE2CB0" w:rsidP="00DE2CB0">
      <w:pPr>
        <w:pStyle w:val="NormalWeb"/>
        <w:bidi/>
        <w:ind w:left="360"/>
        <w:rPr>
          <w:rFonts w:cs="B Nazanin"/>
          <w:rtl/>
        </w:rPr>
      </w:pPr>
      <w:r w:rsidRPr="00DE2CB0">
        <w:rPr>
          <w:rFonts w:cs="B Nazanin"/>
          <w:rtl/>
        </w:rPr>
        <w:t xml:space="preserve">راهکاری مبتنی بر </w:t>
      </w:r>
      <w:r w:rsidRPr="00DE2CB0">
        <w:rPr>
          <w:rStyle w:val="Strong"/>
          <w:rFonts w:cs="B Nazanin"/>
          <w:b w:val="0"/>
          <w:bCs w:val="0"/>
          <w:rtl/>
        </w:rPr>
        <w:t>اوانو کارت</w:t>
      </w:r>
      <w:r w:rsidRPr="00DE2CB0">
        <w:rPr>
          <w:rFonts w:cs="B Nazanin"/>
          <w:rtl/>
        </w:rPr>
        <w:t xml:space="preserve"> برای مدیریت و پرداخت نقدی</w:t>
      </w:r>
      <w:r w:rsidR="00A16008">
        <w:rPr>
          <w:rFonts w:cs="B Nazanin" w:hint="cs"/>
          <w:rtl/>
        </w:rPr>
        <w:t xml:space="preserve"> به</w:t>
      </w:r>
      <w:r w:rsidRPr="00DE2CB0">
        <w:rPr>
          <w:rFonts w:cs="B Nazanin"/>
          <w:rtl/>
        </w:rPr>
        <w:t xml:space="preserve"> کارکنان، با همکاری</w:t>
      </w:r>
      <w:r w:rsidRPr="00DE2CB0">
        <w:rPr>
          <w:rFonts w:cs="B Nazanin"/>
        </w:rPr>
        <w:t xml:space="preserve"> EBCOM </w:t>
      </w:r>
      <w:r w:rsidRPr="00DE2CB0">
        <w:rPr>
          <w:rFonts w:cs="B Nazanin"/>
          <w:rtl/>
        </w:rPr>
        <w:t>و بانک پارسیان (همپا)</w:t>
      </w:r>
      <w:r w:rsidRPr="00DE2CB0">
        <w:rPr>
          <w:rFonts w:cs="B Nazanin"/>
        </w:rPr>
        <w:t>.</w:t>
      </w:r>
    </w:p>
    <w:p w14:paraId="4A30654C" w14:textId="77777777" w:rsidR="00A16008" w:rsidRDefault="00A16008" w:rsidP="00DE2CB0">
      <w:pPr>
        <w:pStyle w:val="NormalWeb"/>
        <w:bidi/>
        <w:ind w:left="360"/>
        <w:rPr>
          <w:rFonts w:cs="B Nazanin"/>
          <w:b/>
          <w:bCs/>
          <w:rtl/>
        </w:rPr>
      </w:pPr>
    </w:p>
    <w:p w14:paraId="3B8D72C7" w14:textId="70500DDA" w:rsidR="00DE2CB0" w:rsidRPr="00A16008" w:rsidRDefault="00DE2CB0" w:rsidP="00A16008">
      <w:pPr>
        <w:pStyle w:val="NormalWeb"/>
        <w:bidi/>
        <w:ind w:left="360"/>
        <w:rPr>
          <w:rFonts w:cs="B Nazanin"/>
          <w:b/>
          <w:bCs/>
        </w:rPr>
      </w:pPr>
      <w:r w:rsidRPr="00A16008">
        <w:rPr>
          <w:rFonts w:cs="B Nazanin"/>
          <w:b/>
          <w:bCs/>
          <w:rtl/>
        </w:rPr>
        <w:t>ویژگی‌های کلیدی</w:t>
      </w:r>
      <w:r w:rsidRPr="00A16008">
        <w:rPr>
          <w:rFonts w:cs="B Nazanin"/>
          <w:b/>
          <w:bCs/>
        </w:rPr>
        <w:t>:</w:t>
      </w:r>
    </w:p>
    <w:p w14:paraId="3C79025A" w14:textId="77777777" w:rsidR="00DE2CB0" w:rsidRPr="00DE2CB0" w:rsidRDefault="00DE2CB0" w:rsidP="00DE2CB0">
      <w:pPr>
        <w:pStyle w:val="NormalWeb"/>
        <w:numPr>
          <w:ilvl w:val="0"/>
          <w:numId w:val="26"/>
        </w:numPr>
        <w:bidi/>
        <w:rPr>
          <w:rFonts w:cs="B Nazanin"/>
        </w:rPr>
      </w:pPr>
      <w:r w:rsidRPr="00DE2CB0">
        <w:rPr>
          <w:rFonts w:cs="B Nazanin"/>
          <w:rtl/>
        </w:rPr>
        <w:t>اتصال به شبکه بانکی و امکان کارت‌به‌کارت</w:t>
      </w:r>
    </w:p>
    <w:p w14:paraId="095C0A2B" w14:textId="77777777" w:rsidR="00DE2CB0" w:rsidRPr="00DE2CB0" w:rsidRDefault="00DE2CB0" w:rsidP="00DE2CB0">
      <w:pPr>
        <w:pStyle w:val="NormalWeb"/>
        <w:numPr>
          <w:ilvl w:val="0"/>
          <w:numId w:val="26"/>
        </w:numPr>
        <w:bidi/>
        <w:rPr>
          <w:rFonts w:cs="B Nazanin"/>
        </w:rPr>
      </w:pPr>
      <w:r w:rsidRPr="00DE2CB0">
        <w:rPr>
          <w:rFonts w:cs="B Nazanin"/>
          <w:rtl/>
        </w:rPr>
        <w:t>امکان فعال‌سازی یا غیرفعال‌سازی</w:t>
      </w:r>
      <w:r w:rsidRPr="00DE2CB0">
        <w:rPr>
          <w:rFonts w:cs="B Nazanin"/>
        </w:rPr>
        <w:t xml:space="preserve"> Cash Out </w:t>
      </w:r>
      <w:r w:rsidRPr="00DE2CB0">
        <w:rPr>
          <w:rFonts w:cs="B Nazanin"/>
          <w:rtl/>
        </w:rPr>
        <w:t>متناسب با سیاست سازمان</w:t>
      </w:r>
    </w:p>
    <w:p w14:paraId="2AFED470" w14:textId="77777777" w:rsidR="00DE2CB0" w:rsidRPr="00DE2CB0" w:rsidRDefault="00DE2CB0" w:rsidP="00DE2CB0">
      <w:pPr>
        <w:pStyle w:val="NormalWeb"/>
        <w:numPr>
          <w:ilvl w:val="0"/>
          <w:numId w:val="26"/>
        </w:numPr>
        <w:bidi/>
        <w:rPr>
          <w:rFonts w:cs="B Nazanin"/>
        </w:rPr>
      </w:pPr>
      <w:r w:rsidRPr="00DE2CB0">
        <w:rPr>
          <w:rFonts w:cs="B Nazanin"/>
          <w:rtl/>
        </w:rPr>
        <w:t>مدیریت و کنترل نقدینگی کارکنان</w:t>
      </w:r>
    </w:p>
    <w:p w14:paraId="7BEAC746" w14:textId="334A5C78" w:rsidR="00DE2CB0" w:rsidRPr="00DE2CB0" w:rsidRDefault="00DE2CB0" w:rsidP="00DE2CB0">
      <w:pPr>
        <w:pStyle w:val="NormalWeb"/>
        <w:numPr>
          <w:ilvl w:val="0"/>
          <w:numId w:val="26"/>
        </w:numPr>
        <w:bidi/>
        <w:rPr>
          <w:rFonts w:cs="B Nazanin"/>
        </w:rPr>
      </w:pPr>
      <w:r w:rsidRPr="00DE2CB0">
        <w:rPr>
          <w:rFonts w:cs="B Nazanin"/>
          <w:rtl/>
        </w:rPr>
        <w:t>بهره‌مندی از ظرفیت‌های بانکی و مزایای مالیاتی</w:t>
      </w:r>
    </w:p>
    <w:p w14:paraId="0CBE030F" w14:textId="77777777" w:rsidR="00DE2CB0" w:rsidRPr="00DE2CB0" w:rsidRDefault="00DE2CB0" w:rsidP="00DE2CB0">
      <w:pPr>
        <w:pStyle w:val="NormalWeb"/>
        <w:bidi/>
        <w:ind w:left="360"/>
        <w:rPr>
          <w:rFonts w:cs="B Nazanin"/>
          <w:b/>
          <w:bCs/>
        </w:rPr>
      </w:pPr>
      <w:r w:rsidRPr="00DE2CB0">
        <w:rPr>
          <w:rFonts w:cs="B Nazanin"/>
          <w:b/>
          <w:bCs/>
          <w:rtl/>
        </w:rPr>
        <w:t>ظرفیت‌های همراه اول</w:t>
      </w:r>
    </w:p>
    <w:p w14:paraId="70881862" w14:textId="77777777" w:rsidR="00DE2CB0" w:rsidRPr="00DE2CB0" w:rsidRDefault="00DE2CB0" w:rsidP="00DE2CB0">
      <w:pPr>
        <w:pStyle w:val="NormalWeb"/>
        <w:bidi/>
        <w:ind w:left="360"/>
        <w:rPr>
          <w:rFonts w:cs="B Nazanin"/>
        </w:rPr>
      </w:pPr>
      <w:r w:rsidRPr="00DE2CB0">
        <w:rPr>
          <w:rFonts w:cs="B Nazanin"/>
          <w:rtl/>
        </w:rPr>
        <w:t>بهره‌گیری از ظرفیت‌های ارتباطی و سازمانی همراه اول برای ارائه خدمات متناسب با نیاز سازمان‌ها</w:t>
      </w:r>
      <w:r w:rsidRPr="00DE2CB0">
        <w:rPr>
          <w:rFonts w:cs="B Nazanin"/>
        </w:rPr>
        <w:t>:</w:t>
      </w:r>
    </w:p>
    <w:p w14:paraId="301C61D0" w14:textId="77777777" w:rsidR="00DE2CB0" w:rsidRPr="00A16008" w:rsidRDefault="00DE2CB0" w:rsidP="00DE2CB0">
      <w:pPr>
        <w:pStyle w:val="NormalWeb"/>
        <w:bidi/>
        <w:ind w:left="360"/>
        <w:rPr>
          <w:rFonts w:cs="B Nazanin"/>
          <w:b/>
          <w:bCs/>
        </w:rPr>
      </w:pPr>
      <w:r w:rsidRPr="00A16008">
        <w:rPr>
          <w:rFonts w:cs="B Nazanin"/>
          <w:b/>
          <w:bCs/>
          <w:rtl/>
        </w:rPr>
        <w:t>خدمات کلیدی</w:t>
      </w:r>
    </w:p>
    <w:p w14:paraId="4BE125EE" w14:textId="77777777" w:rsidR="00DE2CB0" w:rsidRPr="00DE2CB0" w:rsidRDefault="00DE2CB0" w:rsidP="00DE2CB0">
      <w:pPr>
        <w:pStyle w:val="NormalWeb"/>
        <w:numPr>
          <w:ilvl w:val="0"/>
          <w:numId w:val="27"/>
        </w:numPr>
        <w:bidi/>
        <w:rPr>
          <w:rFonts w:cs="B Nazanin"/>
        </w:rPr>
      </w:pPr>
      <w:r w:rsidRPr="00DE2CB0">
        <w:rPr>
          <w:rFonts w:cs="B Nazanin"/>
          <w:rtl/>
        </w:rPr>
        <w:t>سیم‌کارت شخصی و سازمانی</w:t>
      </w:r>
    </w:p>
    <w:p w14:paraId="1778EC3D" w14:textId="77777777" w:rsidR="00DE2CB0" w:rsidRPr="00DE2CB0" w:rsidRDefault="00DE2CB0" w:rsidP="00DE2CB0">
      <w:pPr>
        <w:pStyle w:val="NormalWeb"/>
        <w:numPr>
          <w:ilvl w:val="0"/>
          <w:numId w:val="27"/>
        </w:numPr>
        <w:bidi/>
        <w:rPr>
          <w:rFonts w:cs="B Nazanin"/>
        </w:rPr>
      </w:pPr>
      <w:r w:rsidRPr="00DE2CB0">
        <w:rPr>
          <w:rFonts w:cs="B Nazanin"/>
          <w:rtl/>
        </w:rPr>
        <w:t>بسته اینترنت خانواده</w:t>
      </w:r>
    </w:p>
    <w:p w14:paraId="4BF63D8D" w14:textId="77777777" w:rsidR="00DE2CB0" w:rsidRDefault="00DE2CB0" w:rsidP="00DE2CB0">
      <w:pPr>
        <w:pStyle w:val="NormalWeb"/>
        <w:numPr>
          <w:ilvl w:val="0"/>
          <w:numId w:val="27"/>
        </w:numPr>
        <w:bidi/>
        <w:rPr>
          <w:rFonts w:cs="B Nazanin"/>
        </w:rPr>
      </w:pPr>
      <w:r w:rsidRPr="00DE2CB0">
        <w:rPr>
          <w:rFonts w:cs="B Nazanin"/>
          <w:rtl/>
        </w:rPr>
        <w:t>معافیت مکالمه</w:t>
      </w:r>
    </w:p>
    <w:p w14:paraId="51D92362" w14:textId="7EAF44CC" w:rsidR="00275548" w:rsidRPr="00A3319B" w:rsidRDefault="00DE2CB0" w:rsidP="00A3319B">
      <w:pPr>
        <w:pStyle w:val="NormalWeb"/>
        <w:bidi/>
        <w:ind w:left="360"/>
        <w:rPr>
          <w:rFonts w:cs="B Nazanin"/>
        </w:rPr>
      </w:pPr>
      <w:r w:rsidRPr="00DE2CB0">
        <w:rPr>
          <w:rFonts w:cs="B Nazanin"/>
          <w:rtl/>
        </w:rPr>
        <w:t>سایر خدمات سازمانی</w:t>
      </w:r>
      <w:r>
        <w:rPr>
          <w:rFonts w:cs="B Nazanin" w:hint="cs"/>
          <w:rtl/>
        </w:rPr>
        <w:t xml:space="preserve"> از جمله </w:t>
      </w:r>
      <w:r w:rsidRPr="00DE2CB0">
        <w:rPr>
          <w:rFonts w:cs="B Nazanin"/>
        </w:rPr>
        <w:t>APN</w:t>
      </w:r>
      <w:r>
        <w:rPr>
          <w:rFonts w:cs="B Nazanin" w:hint="cs"/>
          <w:rtl/>
        </w:rPr>
        <w:t xml:space="preserve"> </w:t>
      </w:r>
      <w:r w:rsidRPr="00DE2CB0">
        <w:rPr>
          <w:rFonts w:cs="B Nazanin"/>
          <w:rtl/>
        </w:rPr>
        <w:t>اختصاصی امن</w:t>
      </w:r>
      <w:r w:rsidRPr="00DE2CB0">
        <w:rPr>
          <w:rFonts w:cs="B Nazanin"/>
        </w:rPr>
        <w:t xml:space="preserve"> | MVPN | </w:t>
      </w:r>
      <w:r w:rsidRPr="00DE2CB0">
        <w:rPr>
          <w:rFonts w:cs="B Nazanin"/>
          <w:rtl/>
        </w:rPr>
        <w:t>خدمات دیتاسنتری و ابری و سایر راهکارهای ارتباطی</w:t>
      </w:r>
    </w:p>
    <w:p w14:paraId="3793B5B8" w14:textId="77777777" w:rsidR="00275548" w:rsidRDefault="00275548" w:rsidP="00275548">
      <w:pPr>
        <w:bidi/>
        <w:spacing w:after="60"/>
        <w:ind w:left="360"/>
        <w:jc w:val="both"/>
        <w:rPr>
          <w:rFonts w:cs="B Nazanin"/>
          <w:sz w:val="24"/>
          <w:szCs w:val="24"/>
          <w:highlight w:val="yellow"/>
          <w:lang w:bidi="fa-IR"/>
        </w:rPr>
      </w:pPr>
    </w:p>
    <w:p w14:paraId="2BD404D9" w14:textId="77777777" w:rsidR="00275548" w:rsidRPr="00275548" w:rsidRDefault="00275548" w:rsidP="00275548">
      <w:pPr>
        <w:bidi/>
        <w:spacing w:after="60"/>
        <w:ind w:left="360"/>
        <w:jc w:val="both"/>
        <w:rPr>
          <w:rFonts w:cs="B Nazanin"/>
          <w:b/>
          <w:bCs/>
          <w:sz w:val="24"/>
          <w:szCs w:val="24"/>
          <w:lang w:bidi="fa-IR"/>
        </w:rPr>
      </w:pPr>
      <w:r w:rsidRPr="00275548">
        <w:rPr>
          <w:rFonts w:cs="B Nazanin"/>
          <w:b/>
          <w:bCs/>
          <w:sz w:val="24"/>
          <w:szCs w:val="24"/>
          <w:rtl/>
        </w:rPr>
        <w:t>ارزش ایجادشده؛ برای سازمان و کارکنان</w:t>
      </w:r>
    </w:p>
    <w:p w14:paraId="1F2F8E21" w14:textId="77777777" w:rsidR="00275548" w:rsidRPr="00275548" w:rsidRDefault="00275548" w:rsidP="00275548">
      <w:pPr>
        <w:bidi/>
        <w:spacing w:after="60"/>
        <w:ind w:left="360"/>
        <w:jc w:val="both"/>
        <w:rPr>
          <w:rFonts w:cs="B Nazanin"/>
          <w:sz w:val="24"/>
          <w:szCs w:val="24"/>
          <w:rtl/>
          <w:lang w:bidi="fa-IR"/>
        </w:rPr>
      </w:pPr>
      <w:r w:rsidRPr="00275548">
        <w:rPr>
          <w:rFonts w:cs="B Nazanin"/>
          <w:b/>
          <w:bCs/>
          <w:sz w:val="24"/>
          <w:szCs w:val="24"/>
          <w:rtl/>
        </w:rPr>
        <w:t>برای سازمان</w:t>
      </w:r>
    </w:p>
    <w:p w14:paraId="7E6C4F3E" w14:textId="77777777" w:rsidR="00275548" w:rsidRPr="00275548" w:rsidRDefault="00275548" w:rsidP="00275548">
      <w:pPr>
        <w:numPr>
          <w:ilvl w:val="0"/>
          <w:numId w:val="28"/>
        </w:numPr>
        <w:bidi/>
        <w:spacing w:after="60"/>
        <w:jc w:val="both"/>
        <w:rPr>
          <w:rFonts w:cs="B Nazanin"/>
          <w:sz w:val="24"/>
          <w:szCs w:val="24"/>
          <w:lang w:bidi="fa-IR"/>
        </w:rPr>
      </w:pPr>
      <w:r w:rsidRPr="00275548">
        <w:rPr>
          <w:rFonts w:cs="B Nazanin"/>
          <w:sz w:val="24"/>
          <w:szCs w:val="24"/>
          <w:rtl/>
        </w:rPr>
        <w:t>کنترل و مدیریت یکپارچه</w:t>
      </w:r>
    </w:p>
    <w:p w14:paraId="1C28F3C3" w14:textId="77777777" w:rsidR="00275548" w:rsidRPr="00275548" w:rsidRDefault="00275548" w:rsidP="00275548">
      <w:pPr>
        <w:numPr>
          <w:ilvl w:val="0"/>
          <w:numId w:val="28"/>
        </w:numPr>
        <w:bidi/>
        <w:spacing w:after="60"/>
        <w:jc w:val="both"/>
        <w:rPr>
          <w:rFonts w:cs="B Nazanin"/>
          <w:sz w:val="24"/>
          <w:szCs w:val="24"/>
          <w:lang w:bidi="fa-IR"/>
        </w:rPr>
      </w:pPr>
      <w:r w:rsidRPr="00275548">
        <w:rPr>
          <w:rFonts w:cs="B Nazanin"/>
          <w:sz w:val="24"/>
          <w:szCs w:val="24"/>
          <w:rtl/>
        </w:rPr>
        <w:t>گزارش‌گیری و شفافیت</w:t>
      </w:r>
    </w:p>
    <w:p w14:paraId="6A1C4B97" w14:textId="77777777" w:rsidR="00275548" w:rsidRPr="00275548" w:rsidRDefault="00275548" w:rsidP="00275548">
      <w:pPr>
        <w:numPr>
          <w:ilvl w:val="0"/>
          <w:numId w:val="28"/>
        </w:numPr>
        <w:bidi/>
        <w:spacing w:after="60"/>
        <w:jc w:val="both"/>
        <w:rPr>
          <w:rFonts w:cs="B Nazanin"/>
          <w:sz w:val="24"/>
          <w:szCs w:val="24"/>
          <w:lang w:bidi="fa-IR"/>
        </w:rPr>
      </w:pPr>
      <w:r w:rsidRPr="00275548">
        <w:rPr>
          <w:rFonts w:cs="B Nazanin"/>
          <w:sz w:val="24"/>
          <w:szCs w:val="24"/>
          <w:rtl/>
        </w:rPr>
        <w:t>کاهش عملیات اجرایی</w:t>
      </w:r>
    </w:p>
    <w:p w14:paraId="5A8CD232" w14:textId="77777777" w:rsidR="00275548" w:rsidRPr="00275548" w:rsidRDefault="00275548" w:rsidP="00275548">
      <w:pPr>
        <w:numPr>
          <w:ilvl w:val="0"/>
          <w:numId w:val="28"/>
        </w:numPr>
        <w:bidi/>
        <w:spacing w:after="60"/>
        <w:jc w:val="both"/>
        <w:rPr>
          <w:rFonts w:cs="B Nazanin"/>
          <w:sz w:val="24"/>
          <w:szCs w:val="24"/>
          <w:lang w:bidi="fa-IR"/>
        </w:rPr>
      </w:pPr>
      <w:r w:rsidRPr="00275548">
        <w:rPr>
          <w:rFonts w:cs="B Nazanin"/>
          <w:sz w:val="24"/>
          <w:szCs w:val="24"/>
          <w:rtl/>
        </w:rPr>
        <w:t>انعطاف‌پذیری</w:t>
      </w:r>
    </w:p>
    <w:p w14:paraId="6768A90B" w14:textId="77777777" w:rsidR="00275548" w:rsidRPr="00275548" w:rsidRDefault="00275548" w:rsidP="00275548">
      <w:pPr>
        <w:bidi/>
        <w:spacing w:after="60"/>
        <w:jc w:val="both"/>
        <w:rPr>
          <w:rFonts w:cs="B Nazanin"/>
          <w:sz w:val="24"/>
          <w:szCs w:val="24"/>
          <w:lang w:bidi="fa-IR"/>
        </w:rPr>
      </w:pPr>
      <w:r w:rsidRPr="00275548">
        <w:rPr>
          <w:rFonts w:cs="B Nazanin"/>
          <w:b/>
          <w:bCs/>
          <w:sz w:val="24"/>
          <w:szCs w:val="24"/>
          <w:rtl/>
        </w:rPr>
        <w:t>برای کارکنان</w:t>
      </w:r>
    </w:p>
    <w:p w14:paraId="352A05E1" w14:textId="77777777" w:rsidR="00275548" w:rsidRPr="00275548" w:rsidRDefault="00275548" w:rsidP="00275548">
      <w:pPr>
        <w:numPr>
          <w:ilvl w:val="0"/>
          <w:numId w:val="29"/>
        </w:numPr>
        <w:bidi/>
        <w:spacing w:after="60"/>
        <w:jc w:val="both"/>
        <w:rPr>
          <w:rFonts w:cs="B Nazanin"/>
          <w:sz w:val="24"/>
          <w:szCs w:val="24"/>
          <w:lang w:bidi="fa-IR"/>
        </w:rPr>
      </w:pPr>
      <w:r w:rsidRPr="00275548">
        <w:rPr>
          <w:rFonts w:cs="B Nazanin"/>
          <w:sz w:val="24"/>
          <w:szCs w:val="24"/>
          <w:rtl/>
        </w:rPr>
        <w:t>قدرت خرید بیشتر</w:t>
      </w:r>
    </w:p>
    <w:p w14:paraId="28305E62" w14:textId="77777777" w:rsidR="00275548" w:rsidRPr="00275548" w:rsidRDefault="00275548" w:rsidP="00275548">
      <w:pPr>
        <w:numPr>
          <w:ilvl w:val="0"/>
          <w:numId w:val="29"/>
        </w:numPr>
        <w:bidi/>
        <w:spacing w:after="60"/>
        <w:jc w:val="both"/>
        <w:rPr>
          <w:rFonts w:cs="B Nazanin"/>
          <w:sz w:val="24"/>
          <w:szCs w:val="24"/>
          <w:lang w:bidi="fa-IR"/>
        </w:rPr>
      </w:pPr>
      <w:r w:rsidRPr="00275548">
        <w:rPr>
          <w:rFonts w:cs="B Nazanin"/>
          <w:sz w:val="24"/>
          <w:szCs w:val="24"/>
          <w:rtl/>
        </w:rPr>
        <w:t>انتخاب گسترده‌تر</w:t>
      </w:r>
    </w:p>
    <w:p w14:paraId="62A1A0AE" w14:textId="77777777" w:rsidR="00275548" w:rsidRPr="00275548" w:rsidRDefault="00275548" w:rsidP="00275548">
      <w:pPr>
        <w:numPr>
          <w:ilvl w:val="0"/>
          <w:numId w:val="29"/>
        </w:numPr>
        <w:bidi/>
        <w:spacing w:after="60"/>
        <w:jc w:val="both"/>
        <w:rPr>
          <w:rFonts w:cs="B Nazanin"/>
          <w:sz w:val="24"/>
          <w:szCs w:val="24"/>
          <w:lang w:bidi="fa-IR"/>
        </w:rPr>
      </w:pPr>
      <w:r w:rsidRPr="00275548">
        <w:rPr>
          <w:rFonts w:cs="B Nazanin"/>
          <w:sz w:val="24"/>
          <w:szCs w:val="24"/>
          <w:rtl/>
        </w:rPr>
        <w:t>دسترسی ساده‌تر</w:t>
      </w:r>
    </w:p>
    <w:p w14:paraId="6D9E0D33" w14:textId="77777777" w:rsidR="00275548" w:rsidRDefault="00275548" w:rsidP="00275548">
      <w:pPr>
        <w:numPr>
          <w:ilvl w:val="0"/>
          <w:numId w:val="29"/>
        </w:numPr>
        <w:bidi/>
        <w:spacing w:after="60"/>
        <w:jc w:val="both"/>
        <w:rPr>
          <w:rFonts w:cs="B Nazanin"/>
          <w:sz w:val="24"/>
          <w:szCs w:val="24"/>
          <w:lang w:bidi="fa-IR"/>
        </w:rPr>
      </w:pPr>
      <w:r w:rsidRPr="00275548">
        <w:rPr>
          <w:rFonts w:cs="B Nazanin"/>
          <w:sz w:val="24"/>
          <w:szCs w:val="24"/>
          <w:rtl/>
        </w:rPr>
        <w:t>تجربه یکپارچه</w:t>
      </w:r>
    </w:p>
    <w:p w14:paraId="02934A53" w14:textId="6853B74D" w:rsidR="005B1060" w:rsidRPr="00275548" w:rsidRDefault="005B1060" w:rsidP="005B1060">
      <w:pPr>
        <w:bidi/>
        <w:spacing w:after="60"/>
        <w:jc w:val="both"/>
        <w:rPr>
          <w:rFonts w:cs="B Nazanin"/>
          <w:b/>
          <w:bCs/>
          <w:sz w:val="24"/>
          <w:szCs w:val="24"/>
          <w:lang w:bidi="fa-IR"/>
        </w:rPr>
      </w:pPr>
      <w:r w:rsidRPr="005B1060">
        <w:rPr>
          <w:rFonts w:cs="B Nazanin"/>
          <w:b/>
          <w:bCs/>
          <w:sz w:val="24"/>
          <w:szCs w:val="24"/>
          <w:rtl/>
        </w:rPr>
        <w:lastRenderedPageBreak/>
        <w:br/>
        <w:t>تجربه کاربر؛ از اعتبار تا خرید</w:t>
      </w:r>
    </w:p>
    <w:p w14:paraId="31FFD530" w14:textId="72C322D3" w:rsidR="00275548" w:rsidRDefault="00A16008" w:rsidP="005B1060">
      <w:pPr>
        <w:bidi/>
        <w:spacing w:after="60"/>
        <w:ind w:left="360"/>
        <w:jc w:val="both"/>
        <w:rPr>
          <w:rFonts w:cs="B Nazanin"/>
          <w:sz w:val="24"/>
          <w:szCs w:val="24"/>
          <w:rtl/>
        </w:rPr>
      </w:pPr>
      <w:r>
        <w:rPr>
          <w:rFonts w:cs="B Nazanin"/>
          <w:noProof/>
          <w:sz w:val="24"/>
          <w:szCs w:val="24"/>
          <w:rtl/>
          <w:lang w:val="ar-SA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31BE573" wp14:editId="73BD08F7">
                <wp:simplePos x="0" y="0"/>
                <wp:positionH relativeFrom="column">
                  <wp:posOffset>1045344</wp:posOffset>
                </wp:positionH>
                <wp:positionV relativeFrom="paragraph">
                  <wp:posOffset>121285</wp:posOffset>
                </wp:positionV>
                <wp:extent cx="130628" cy="0"/>
                <wp:effectExtent l="57150" t="76200" r="22225" b="13335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062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B402A1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" o:spid="_x0000_s1026" type="#_x0000_t32" style="position:absolute;margin-left:82.3pt;margin-top:9.55pt;width:10.3pt;height:0;flip:x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rFonts w:cs="B Nazanin"/>
          <w:noProof/>
          <w:sz w:val="24"/>
          <w:szCs w:val="24"/>
          <w:rtl/>
          <w:lang w:val="ar-S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0883659" wp14:editId="6140171A">
                <wp:simplePos x="0" y="0"/>
                <wp:positionH relativeFrom="column">
                  <wp:posOffset>1855738</wp:posOffset>
                </wp:positionH>
                <wp:positionV relativeFrom="paragraph">
                  <wp:posOffset>121285</wp:posOffset>
                </wp:positionV>
                <wp:extent cx="130628" cy="0"/>
                <wp:effectExtent l="57150" t="76200" r="22225" b="13335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062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C9F258" id="Straight Arrow Connector 8" o:spid="_x0000_s1026" type="#_x0000_t32" style="position:absolute;margin-left:146.1pt;margin-top:9.55pt;width:10.3pt;height:0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rFonts w:cs="B Nazanin"/>
          <w:noProof/>
          <w:sz w:val="24"/>
          <w:szCs w:val="24"/>
          <w:rtl/>
          <w:lang w:val="ar-S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B40F7D6" wp14:editId="4DE29967">
                <wp:simplePos x="0" y="0"/>
                <wp:positionH relativeFrom="column">
                  <wp:posOffset>2408923</wp:posOffset>
                </wp:positionH>
                <wp:positionV relativeFrom="paragraph">
                  <wp:posOffset>121285</wp:posOffset>
                </wp:positionV>
                <wp:extent cx="130628" cy="0"/>
                <wp:effectExtent l="57150" t="76200" r="22225" b="13335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062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D78BF8" id="Straight Arrow Connector 7" o:spid="_x0000_s1026" type="#_x0000_t32" style="position:absolute;margin-left:189.7pt;margin-top:9.55pt;width:10.3pt;height:0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rFonts w:cs="B Nazanin"/>
          <w:noProof/>
          <w:sz w:val="24"/>
          <w:szCs w:val="24"/>
          <w:rtl/>
          <w:lang w:val="ar-S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57CD812" wp14:editId="1D5406F5">
                <wp:simplePos x="0" y="0"/>
                <wp:positionH relativeFrom="column">
                  <wp:posOffset>3303671</wp:posOffset>
                </wp:positionH>
                <wp:positionV relativeFrom="paragraph">
                  <wp:posOffset>121285</wp:posOffset>
                </wp:positionV>
                <wp:extent cx="130628" cy="0"/>
                <wp:effectExtent l="57150" t="76200" r="22225" b="13335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062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2BE5F4" id="Straight Arrow Connector 5" o:spid="_x0000_s1026" type="#_x0000_t32" style="position:absolute;margin-left:260.15pt;margin-top:9.55pt;width:10.3pt;height:0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rFonts w:cs="B Nazanin"/>
          <w:noProof/>
          <w:sz w:val="24"/>
          <w:szCs w:val="24"/>
          <w:rtl/>
          <w:lang w:val="ar-S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0296727" wp14:editId="20F02369">
                <wp:simplePos x="0" y="0"/>
                <wp:positionH relativeFrom="column">
                  <wp:posOffset>4361347</wp:posOffset>
                </wp:positionH>
                <wp:positionV relativeFrom="paragraph">
                  <wp:posOffset>123524</wp:posOffset>
                </wp:positionV>
                <wp:extent cx="130628" cy="0"/>
                <wp:effectExtent l="57150" t="76200" r="22225" b="13335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062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9A8A5D" id="Straight Arrow Connector 4" o:spid="_x0000_s1026" type="#_x0000_t32" style="position:absolute;margin-left:343.4pt;margin-top:9.75pt;width:10.3pt;height:0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rFonts w:cs="B Nazanin"/>
          <w:noProof/>
          <w:sz w:val="24"/>
          <w:szCs w:val="24"/>
          <w:rtl/>
          <w:lang w:val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602BC63" wp14:editId="03BC3B12">
                <wp:simplePos x="0" y="0"/>
                <wp:positionH relativeFrom="column">
                  <wp:posOffset>5408386</wp:posOffset>
                </wp:positionH>
                <wp:positionV relativeFrom="paragraph">
                  <wp:posOffset>122101</wp:posOffset>
                </wp:positionV>
                <wp:extent cx="130628" cy="0"/>
                <wp:effectExtent l="57150" t="76200" r="22225" b="13335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062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9E2D7C" id="Straight Arrow Connector 1" o:spid="_x0000_s1026" type="#_x0000_t32" style="position:absolute;margin-left:425.85pt;margin-top:9.6pt;width:10.3pt;height:0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5B1060" w:rsidRPr="005B1060">
        <w:rPr>
          <w:rFonts w:cs="B Nazanin"/>
          <w:sz w:val="24"/>
          <w:szCs w:val="24"/>
          <w:rtl/>
        </w:rPr>
        <w:t xml:space="preserve">تخصیص اعتبار </w:t>
      </w:r>
      <w:r>
        <w:rPr>
          <w:rFonts w:hint="cs"/>
          <w:sz w:val="24"/>
          <w:szCs w:val="24"/>
          <w:rtl/>
        </w:rPr>
        <w:t xml:space="preserve">  </w:t>
      </w:r>
      <w:r w:rsidR="005B1060" w:rsidRPr="005B1060">
        <w:rPr>
          <w:rFonts w:cs="B Nazanin"/>
          <w:sz w:val="24"/>
          <w:szCs w:val="24"/>
          <w:rtl/>
        </w:rPr>
        <w:t xml:space="preserve"> </w:t>
      </w:r>
      <w:r>
        <w:rPr>
          <w:rFonts w:cs="B Nazanin" w:hint="cs"/>
          <w:sz w:val="24"/>
          <w:szCs w:val="24"/>
          <w:rtl/>
        </w:rPr>
        <w:t xml:space="preserve">  </w:t>
      </w:r>
      <w:r w:rsidR="005B1060" w:rsidRPr="005B1060">
        <w:rPr>
          <w:rFonts w:cs="B Nazanin" w:hint="cs"/>
          <w:sz w:val="24"/>
          <w:szCs w:val="24"/>
          <w:rtl/>
        </w:rPr>
        <w:t>مشاهده</w:t>
      </w:r>
      <w:r w:rsidR="005B1060" w:rsidRPr="005B1060">
        <w:rPr>
          <w:rFonts w:cs="B Nazanin"/>
          <w:sz w:val="24"/>
          <w:szCs w:val="24"/>
          <w:rtl/>
        </w:rPr>
        <w:t xml:space="preserve"> </w:t>
      </w:r>
      <w:r w:rsidR="005B1060" w:rsidRPr="005B1060">
        <w:rPr>
          <w:rFonts w:cs="B Nazanin" w:hint="cs"/>
          <w:sz w:val="24"/>
          <w:szCs w:val="24"/>
          <w:rtl/>
        </w:rPr>
        <w:t>موجودی</w:t>
      </w:r>
      <w:r w:rsidR="005B1060" w:rsidRPr="005B1060">
        <w:rPr>
          <w:rFonts w:cs="B Nazanin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 xml:space="preserve">    </w:t>
      </w:r>
      <w:r w:rsidR="005B1060" w:rsidRPr="005B1060">
        <w:rPr>
          <w:rFonts w:cs="B Nazanin" w:hint="cs"/>
          <w:sz w:val="24"/>
          <w:szCs w:val="24"/>
          <w:rtl/>
        </w:rPr>
        <w:t>انتخاب</w:t>
      </w:r>
      <w:r w:rsidR="005B1060" w:rsidRPr="005B1060">
        <w:rPr>
          <w:rFonts w:cs="B Nazanin"/>
          <w:sz w:val="24"/>
          <w:szCs w:val="24"/>
          <w:rtl/>
        </w:rPr>
        <w:t xml:space="preserve"> </w:t>
      </w:r>
      <w:r w:rsidR="005B1060" w:rsidRPr="005B1060">
        <w:rPr>
          <w:rFonts w:cs="B Nazanin" w:hint="cs"/>
          <w:sz w:val="24"/>
          <w:szCs w:val="24"/>
          <w:rtl/>
        </w:rPr>
        <w:t>کالا</w:t>
      </w:r>
      <w:r w:rsidR="005B1060" w:rsidRPr="005B1060">
        <w:rPr>
          <w:rFonts w:cs="B Nazanin"/>
          <w:sz w:val="24"/>
          <w:szCs w:val="24"/>
          <w:rtl/>
        </w:rPr>
        <w:t>/</w:t>
      </w:r>
      <w:r w:rsidR="005B1060" w:rsidRPr="005B1060">
        <w:rPr>
          <w:rFonts w:cs="B Nazanin" w:hint="cs"/>
          <w:sz w:val="24"/>
          <w:szCs w:val="24"/>
          <w:rtl/>
        </w:rPr>
        <w:t>خدمت</w:t>
      </w:r>
      <w:r>
        <w:rPr>
          <w:rFonts w:cs="B Nazanin" w:hint="cs"/>
          <w:sz w:val="24"/>
          <w:szCs w:val="24"/>
          <w:rtl/>
        </w:rPr>
        <w:t xml:space="preserve">  </w:t>
      </w:r>
      <w:r w:rsidR="005B1060" w:rsidRPr="005B1060">
        <w:rPr>
          <w:rFonts w:cs="B Nazanin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 xml:space="preserve">  </w:t>
      </w:r>
      <w:r w:rsidR="005B1060" w:rsidRPr="005B1060">
        <w:rPr>
          <w:rFonts w:cs="B Nazanin" w:hint="cs"/>
          <w:sz w:val="24"/>
          <w:szCs w:val="24"/>
          <w:rtl/>
        </w:rPr>
        <w:t>انتخاب</w:t>
      </w:r>
      <w:r w:rsidR="005B1060" w:rsidRPr="005B1060">
        <w:rPr>
          <w:rFonts w:cs="B Nazanin"/>
          <w:sz w:val="24"/>
          <w:szCs w:val="24"/>
          <w:rtl/>
        </w:rPr>
        <w:t xml:space="preserve"> </w:t>
      </w:r>
      <w:r w:rsidR="005B1060" w:rsidRPr="005B1060">
        <w:rPr>
          <w:rFonts w:cs="B Nazanin" w:hint="cs"/>
          <w:sz w:val="24"/>
          <w:szCs w:val="24"/>
          <w:rtl/>
        </w:rPr>
        <w:t>پذیرنده</w:t>
      </w:r>
      <w:r w:rsidR="005B1060" w:rsidRPr="005B1060">
        <w:rPr>
          <w:rFonts w:cs="B Nazanin"/>
          <w:sz w:val="24"/>
          <w:szCs w:val="24"/>
          <w:rtl/>
        </w:rPr>
        <w:t xml:space="preserve"> </w:t>
      </w:r>
      <w:r>
        <w:rPr>
          <w:rFonts w:cs="B Nazanin" w:hint="cs"/>
          <w:sz w:val="24"/>
          <w:szCs w:val="24"/>
          <w:rtl/>
        </w:rPr>
        <w:t xml:space="preserve">  </w:t>
      </w:r>
      <w:r>
        <w:rPr>
          <w:rFonts w:hint="cs"/>
          <w:sz w:val="24"/>
          <w:szCs w:val="24"/>
          <w:rtl/>
        </w:rPr>
        <w:t xml:space="preserve">  </w:t>
      </w:r>
      <w:r w:rsidR="005B1060" w:rsidRPr="005B1060">
        <w:rPr>
          <w:rFonts w:cs="B Nazanin" w:hint="cs"/>
          <w:sz w:val="24"/>
          <w:szCs w:val="24"/>
          <w:rtl/>
        </w:rPr>
        <w:t>پرداخت</w:t>
      </w:r>
      <w:r>
        <w:rPr>
          <w:rFonts w:cs="B Nazanin" w:hint="cs"/>
          <w:sz w:val="24"/>
          <w:szCs w:val="24"/>
          <w:rtl/>
        </w:rPr>
        <w:t xml:space="preserve">  </w:t>
      </w:r>
      <w:r w:rsidR="005B1060" w:rsidRPr="005B1060">
        <w:rPr>
          <w:rFonts w:cs="B Nazanin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 xml:space="preserve">  </w:t>
      </w:r>
      <w:r w:rsidR="005B1060" w:rsidRPr="005B1060">
        <w:rPr>
          <w:rFonts w:cs="B Nazanin" w:hint="cs"/>
          <w:sz w:val="24"/>
          <w:szCs w:val="24"/>
          <w:rtl/>
        </w:rPr>
        <w:t>تأیید</w:t>
      </w:r>
      <w:r w:rsidR="005B1060" w:rsidRPr="005B1060">
        <w:rPr>
          <w:rFonts w:cs="B Nazanin"/>
          <w:sz w:val="24"/>
          <w:szCs w:val="24"/>
          <w:rtl/>
        </w:rPr>
        <w:t xml:space="preserve"> </w:t>
      </w:r>
      <w:r w:rsidR="005B1060" w:rsidRPr="005B1060">
        <w:rPr>
          <w:rFonts w:cs="B Nazanin" w:hint="cs"/>
          <w:sz w:val="24"/>
          <w:szCs w:val="24"/>
          <w:rtl/>
        </w:rPr>
        <w:t>تراکنش</w:t>
      </w:r>
      <w:r>
        <w:rPr>
          <w:rFonts w:cs="B Nazanin" w:hint="cs"/>
          <w:sz w:val="24"/>
          <w:szCs w:val="24"/>
          <w:rtl/>
        </w:rPr>
        <w:t xml:space="preserve">  </w:t>
      </w:r>
      <w:r w:rsidR="005B1060" w:rsidRPr="005B1060">
        <w:rPr>
          <w:rFonts w:cs="B Nazanin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 xml:space="preserve">  </w:t>
      </w:r>
      <w:r w:rsidR="005B1060" w:rsidRPr="005B1060">
        <w:rPr>
          <w:rFonts w:cs="B Nazanin" w:hint="cs"/>
          <w:sz w:val="24"/>
          <w:szCs w:val="24"/>
          <w:rtl/>
        </w:rPr>
        <w:t>مشاهده</w:t>
      </w:r>
      <w:r w:rsidR="005B1060" w:rsidRPr="005B1060">
        <w:rPr>
          <w:rFonts w:cs="B Nazanin"/>
          <w:sz w:val="24"/>
          <w:szCs w:val="24"/>
          <w:rtl/>
        </w:rPr>
        <w:t xml:space="preserve"> </w:t>
      </w:r>
      <w:r w:rsidR="005B1060" w:rsidRPr="005B1060">
        <w:rPr>
          <w:rFonts w:cs="B Nazanin" w:hint="cs"/>
          <w:sz w:val="24"/>
          <w:szCs w:val="24"/>
          <w:rtl/>
        </w:rPr>
        <w:t>نتیجه</w:t>
      </w:r>
    </w:p>
    <w:p w14:paraId="6FBBAE82" w14:textId="77777777" w:rsidR="005B1060" w:rsidRDefault="005B1060" w:rsidP="005B1060">
      <w:pPr>
        <w:bidi/>
        <w:spacing w:after="60"/>
        <w:ind w:left="360"/>
        <w:jc w:val="both"/>
        <w:rPr>
          <w:rFonts w:cs="B Nazanin"/>
          <w:sz w:val="24"/>
          <w:szCs w:val="24"/>
          <w:rtl/>
        </w:rPr>
      </w:pPr>
    </w:p>
    <w:p w14:paraId="06DF2D55" w14:textId="77777777" w:rsidR="005B1060" w:rsidRDefault="005B1060" w:rsidP="005B1060">
      <w:pPr>
        <w:bidi/>
        <w:spacing w:after="60"/>
        <w:ind w:left="360"/>
        <w:jc w:val="both"/>
        <w:rPr>
          <w:ins w:id="311" w:author="Ali Tolouei" w:date="2026-10-18T10:20:00Z"/>
          <w:rFonts w:cs="B Nazanin"/>
          <w:b/>
          <w:bCs/>
          <w:sz w:val="24"/>
          <w:szCs w:val="24"/>
          <w:rtl/>
        </w:rPr>
      </w:pPr>
      <w:r w:rsidRPr="005B1060">
        <w:rPr>
          <w:rFonts w:cs="B Nazanin"/>
          <w:b/>
          <w:bCs/>
          <w:sz w:val="24"/>
          <w:szCs w:val="24"/>
          <w:rtl/>
        </w:rPr>
        <w:t>یک شبکه گسترده برای مصرف اعتبار</w:t>
      </w:r>
    </w:p>
    <w:p w14:paraId="39C62D0E" w14:textId="77777777" w:rsidR="00604096" w:rsidRPr="005B1060" w:rsidRDefault="00604096" w:rsidP="00604096">
      <w:pPr>
        <w:bidi/>
        <w:spacing w:after="60"/>
        <w:ind w:left="360"/>
        <w:jc w:val="both"/>
        <w:rPr>
          <w:rFonts w:cs="B Nazanin"/>
          <w:b/>
          <w:bCs/>
          <w:sz w:val="24"/>
          <w:szCs w:val="24"/>
          <w:lang w:bidi="fa-IR"/>
        </w:rPr>
      </w:pPr>
    </w:p>
    <w:p w14:paraId="639DFC2B" w14:textId="77777777" w:rsidR="00C444AC" w:rsidRDefault="005B1060" w:rsidP="005B1060">
      <w:pPr>
        <w:bidi/>
        <w:spacing w:after="60"/>
        <w:ind w:left="360"/>
        <w:rPr>
          <w:ins w:id="312" w:author="Ali Tolouei" w:date="2026-10-18T10:06:00Z"/>
          <w:rFonts w:cs="B Nazanin"/>
          <w:b/>
          <w:bCs/>
          <w:sz w:val="24"/>
          <w:szCs w:val="24"/>
        </w:rPr>
      </w:pPr>
      <w:r w:rsidRPr="005B1060">
        <w:rPr>
          <w:rFonts w:cs="B Nazanin"/>
          <w:b/>
          <w:bCs/>
          <w:sz w:val="24"/>
          <w:szCs w:val="24"/>
          <w:rtl/>
        </w:rPr>
        <w:t>پوشش کشوری</w:t>
      </w:r>
      <w:r w:rsidR="006F0C99">
        <w:rPr>
          <w:rFonts w:cs="B Nazanin" w:hint="cs"/>
          <w:b/>
          <w:bCs/>
          <w:sz w:val="24"/>
          <w:szCs w:val="24"/>
          <w:rtl/>
        </w:rPr>
        <w:t xml:space="preserve"> اطلاعات    </w:t>
      </w:r>
    </w:p>
    <w:p w14:paraId="62181CC8" w14:textId="7D4B6FF1" w:rsidR="005B1060" w:rsidRPr="00604096" w:rsidRDefault="006F0C99" w:rsidP="00604096">
      <w:pPr>
        <w:bidi/>
        <w:spacing w:after="60"/>
        <w:ind w:left="360"/>
        <w:rPr>
          <w:ins w:id="313" w:author="Ali Tolouei" w:date="2026-10-18T10:20:00Z"/>
          <w:rFonts w:cs="B Nazanin"/>
          <w:b/>
          <w:bCs/>
          <w:sz w:val="24"/>
          <w:szCs w:val="24"/>
          <w:rtl/>
          <w:rPrChange w:id="314" w:author="Ali Tolouei" w:date="2026-10-18T10:20:00Z">
            <w:rPr>
              <w:ins w:id="315" w:author="Ali Tolouei" w:date="2026-10-18T10:20:00Z"/>
              <w:rFonts w:cs="B Nazanin"/>
              <w:sz w:val="24"/>
              <w:szCs w:val="24"/>
              <w:rtl/>
            </w:rPr>
          </w:rPrChange>
        </w:rPr>
      </w:pPr>
      <w:del w:id="316" w:author="Ali Tolouei" w:date="2026-10-18T10:06:00Z">
        <w:r w:rsidRPr="00604096" w:rsidDel="00C444AC">
          <w:rPr>
            <w:rFonts w:cs="B Nazanin"/>
            <w:b/>
            <w:bCs/>
            <w:sz w:val="24"/>
            <w:szCs w:val="24"/>
            <w:highlight w:val="yellow"/>
            <w:rtl/>
            <w:rPrChange w:id="317" w:author="Ali Tolouei" w:date="2026-10-18T10:20:00Z">
              <w:rPr>
                <w:rFonts w:cs="B Nazanin"/>
                <w:b/>
                <w:bCs/>
                <w:sz w:val="24"/>
                <w:szCs w:val="24"/>
                <w:rtl/>
              </w:rPr>
            </w:rPrChange>
          </w:rPr>
          <w:delText>(</w:delText>
        </w:r>
        <w:commentRangeStart w:id="318"/>
        <w:r w:rsidRPr="00604096" w:rsidDel="00C444AC">
          <w:rPr>
            <w:rFonts w:cs="B Nazanin"/>
            <w:b/>
            <w:bCs/>
            <w:sz w:val="24"/>
            <w:szCs w:val="24"/>
            <w:highlight w:val="yellow"/>
            <w:rtl/>
            <w:rPrChange w:id="319" w:author="Ali Tolouei" w:date="2026-10-18T10:20:00Z">
              <w:rPr>
                <w:rFonts w:cs="B Nazanin"/>
                <w:sz w:val="24"/>
                <w:szCs w:val="24"/>
                <w:highlight w:val="yellow"/>
                <w:rtl/>
              </w:rPr>
            </w:rPrChange>
          </w:rPr>
          <w:delText xml:space="preserve">مورد </w:delText>
        </w:r>
        <w:r w:rsidRPr="00604096" w:rsidDel="00C444AC">
          <w:rPr>
            <w:rFonts w:cs="B Nazanin" w:hint="cs"/>
            <w:b/>
            <w:bCs/>
            <w:sz w:val="24"/>
            <w:szCs w:val="24"/>
            <w:highlight w:val="yellow"/>
            <w:rtl/>
            <w:rPrChange w:id="320" w:author="Ali Tolouei" w:date="2026-10-18T10:20:00Z">
              <w:rPr>
                <w:rFonts w:cs="B Nazanin" w:hint="cs"/>
                <w:sz w:val="24"/>
                <w:szCs w:val="24"/>
                <w:highlight w:val="yellow"/>
                <w:rtl/>
              </w:rPr>
            </w:rPrChange>
          </w:rPr>
          <w:delText>نیاز</w:delText>
        </w:r>
        <w:r w:rsidRPr="00604096" w:rsidDel="00C444AC">
          <w:rPr>
            <w:rFonts w:cs="B Nazanin"/>
            <w:b/>
            <w:bCs/>
            <w:sz w:val="24"/>
            <w:szCs w:val="24"/>
            <w:highlight w:val="yellow"/>
            <w:rtl/>
            <w:rPrChange w:id="321" w:author="Ali Tolouei" w:date="2026-10-18T10:20:00Z">
              <w:rPr>
                <w:rFonts w:cs="B Nazanin"/>
                <w:sz w:val="24"/>
                <w:szCs w:val="24"/>
                <w:highlight w:val="yellow"/>
                <w:rtl/>
              </w:rPr>
            </w:rPrChange>
          </w:rPr>
          <w:delText xml:space="preserve"> </w:delText>
        </w:r>
        <w:r w:rsidRPr="00604096" w:rsidDel="00C444AC">
          <w:rPr>
            <w:rFonts w:cs="B Nazanin" w:hint="cs"/>
            <w:b/>
            <w:bCs/>
            <w:sz w:val="24"/>
            <w:szCs w:val="24"/>
            <w:highlight w:val="yellow"/>
            <w:rtl/>
            <w:rPrChange w:id="322" w:author="Ali Tolouei" w:date="2026-10-18T10:20:00Z">
              <w:rPr>
                <w:rFonts w:cs="B Nazanin" w:hint="cs"/>
                <w:sz w:val="24"/>
                <w:szCs w:val="24"/>
                <w:highlight w:val="yellow"/>
                <w:rtl/>
              </w:rPr>
            </w:rPrChange>
          </w:rPr>
          <w:delText>این</w:delText>
        </w:r>
        <w:r w:rsidRPr="00604096" w:rsidDel="00C444AC">
          <w:rPr>
            <w:rFonts w:cs="B Nazanin"/>
            <w:b/>
            <w:bCs/>
            <w:sz w:val="24"/>
            <w:szCs w:val="24"/>
            <w:highlight w:val="yellow"/>
            <w:rtl/>
            <w:rPrChange w:id="323" w:author="Ali Tolouei" w:date="2026-10-18T10:20:00Z">
              <w:rPr>
                <w:rFonts w:cs="B Nazanin"/>
                <w:sz w:val="24"/>
                <w:szCs w:val="24"/>
                <w:highlight w:val="yellow"/>
                <w:rtl/>
              </w:rPr>
            </w:rPrChange>
          </w:rPr>
          <w:delText xml:space="preserve"> بخش از واحد محصول </w:delText>
        </w:r>
        <w:r w:rsidRPr="00604096" w:rsidDel="00C444AC">
          <w:rPr>
            <w:rFonts w:cs="B Nazanin" w:hint="cs"/>
            <w:b/>
            <w:bCs/>
            <w:sz w:val="24"/>
            <w:szCs w:val="24"/>
            <w:highlight w:val="yellow"/>
            <w:rtl/>
            <w:rPrChange w:id="324" w:author="Ali Tolouei" w:date="2026-10-18T10:20:00Z">
              <w:rPr>
                <w:rFonts w:cs="B Nazanin" w:hint="cs"/>
                <w:sz w:val="24"/>
                <w:szCs w:val="24"/>
                <w:highlight w:val="yellow"/>
                <w:rtl/>
              </w:rPr>
            </w:rPrChange>
          </w:rPr>
          <w:delText>دریافت</w:delText>
        </w:r>
        <w:r w:rsidRPr="00604096" w:rsidDel="00C444AC">
          <w:rPr>
            <w:rFonts w:cs="B Nazanin"/>
            <w:b/>
            <w:bCs/>
            <w:sz w:val="24"/>
            <w:szCs w:val="24"/>
            <w:highlight w:val="yellow"/>
            <w:rtl/>
            <w:rPrChange w:id="325" w:author="Ali Tolouei" w:date="2026-10-18T10:20:00Z">
              <w:rPr>
                <w:rFonts w:cs="B Nazanin"/>
                <w:sz w:val="24"/>
                <w:szCs w:val="24"/>
                <w:highlight w:val="yellow"/>
                <w:rtl/>
              </w:rPr>
            </w:rPrChange>
          </w:rPr>
          <w:delText xml:space="preserve"> </w:delText>
        </w:r>
        <w:r w:rsidRPr="00604096" w:rsidDel="00C444AC">
          <w:rPr>
            <w:rFonts w:cs="B Nazanin" w:hint="cs"/>
            <w:b/>
            <w:bCs/>
            <w:sz w:val="24"/>
            <w:szCs w:val="24"/>
            <w:highlight w:val="yellow"/>
            <w:rtl/>
            <w:rPrChange w:id="326" w:author="Ali Tolouei" w:date="2026-10-18T10:20:00Z">
              <w:rPr>
                <w:rFonts w:cs="B Nazanin" w:hint="cs"/>
                <w:sz w:val="24"/>
                <w:szCs w:val="24"/>
                <w:highlight w:val="yellow"/>
                <w:rtl/>
              </w:rPr>
            </w:rPrChange>
          </w:rPr>
          <w:delText>می‌شود</w:delText>
        </w:r>
        <w:r w:rsidRPr="00604096" w:rsidDel="00C444AC">
          <w:rPr>
            <w:rFonts w:cs="B Nazanin"/>
            <w:b/>
            <w:bCs/>
            <w:sz w:val="24"/>
            <w:szCs w:val="24"/>
            <w:highlight w:val="yellow"/>
            <w:rtl/>
            <w:rPrChange w:id="327" w:author="Ali Tolouei" w:date="2026-10-18T10:20:00Z">
              <w:rPr>
                <w:rFonts w:cs="B Nazanin"/>
                <w:sz w:val="24"/>
                <w:szCs w:val="24"/>
                <w:rtl/>
              </w:rPr>
            </w:rPrChange>
          </w:rPr>
          <w:delText>.)</w:delText>
        </w:r>
        <w:commentRangeEnd w:id="318"/>
        <w:r w:rsidR="009C3938" w:rsidRPr="00604096" w:rsidDel="00C444AC">
          <w:rPr>
            <w:rStyle w:val="CommentReference"/>
            <w:b/>
            <w:bCs/>
            <w:highlight w:val="yellow"/>
            <w:rtl/>
            <w:rPrChange w:id="328" w:author="Ali Tolouei" w:date="2026-10-18T10:20:00Z">
              <w:rPr>
                <w:rStyle w:val="CommentReference"/>
                <w:rtl/>
              </w:rPr>
            </w:rPrChange>
          </w:rPr>
          <w:commentReference w:id="318"/>
        </w:r>
      </w:del>
      <w:r w:rsidR="005B1060" w:rsidRPr="00604096">
        <w:rPr>
          <w:rFonts w:cs="B Nazanin"/>
          <w:b/>
          <w:bCs/>
          <w:sz w:val="24"/>
          <w:szCs w:val="24"/>
          <w:highlight w:val="yellow"/>
          <w:lang w:bidi="fa-IR"/>
          <w:rPrChange w:id="329" w:author="Ali Tolouei" w:date="2026-10-18T10:20:00Z">
            <w:rPr>
              <w:rFonts w:cs="B Nazanin"/>
              <w:sz w:val="24"/>
              <w:szCs w:val="24"/>
              <w:lang w:bidi="fa-IR"/>
            </w:rPr>
          </w:rPrChange>
        </w:rPr>
        <w:br/>
      </w:r>
      <w:r w:rsidR="005B1060" w:rsidRPr="00604096">
        <w:rPr>
          <w:rFonts w:cs="B Nazanin"/>
          <w:b/>
          <w:bCs/>
          <w:sz w:val="24"/>
          <w:szCs w:val="24"/>
          <w:rtl/>
          <w:rPrChange w:id="330" w:author="Ali Tolouei" w:date="2026-10-18T10:20:00Z">
            <w:rPr>
              <w:rFonts w:cs="B Nazanin"/>
              <w:sz w:val="24"/>
              <w:szCs w:val="24"/>
              <w:rtl/>
            </w:rPr>
          </w:rPrChange>
        </w:rPr>
        <w:t>تعداد شهرها / نقاط تحت پوشش</w:t>
      </w:r>
    </w:p>
    <w:p w14:paraId="774E8C82" w14:textId="77777777" w:rsidR="00604096" w:rsidRPr="008F66C5" w:rsidRDefault="00604096" w:rsidP="00604096">
      <w:pPr>
        <w:bidi/>
        <w:spacing w:after="60"/>
        <w:ind w:left="360"/>
        <w:rPr>
          <w:ins w:id="331" w:author="Ali Tolouei" w:date="2026-10-18T10:20:00Z"/>
          <w:rFonts w:cs="B Nazanin"/>
          <w:sz w:val="24"/>
          <w:szCs w:val="24"/>
          <w:highlight w:val="yellow"/>
          <w:rtl/>
        </w:rPr>
      </w:pPr>
      <w:ins w:id="332" w:author="Ali Tolouei" w:date="2026-10-18T10:20:00Z">
        <w:r w:rsidRPr="008F66C5">
          <w:rPr>
            <w:rFonts w:cs="B Nazanin" w:hint="cs"/>
            <w:sz w:val="24"/>
            <w:szCs w:val="24"/>
            <w:highlight w:val="yellow"/>
            <w:rtl/>
            <w:lang w:bidi="fa-IR"/>
          </w:rPr>
          <w:t>اطلاعات تصویری از پوشش کشوری اعتبار در فایل پیوست قرار دارد.</w:t>
        </w:r>
        <w:r w:rsidRPr="008F66C5" w:rsidDel="00C444AC">
          <w:rPr>
            <w:rFonts w:cs="B Nazanin" w:hint="cs"/>
            <w:sz w:val="24"/>
            <w:szCs w:val="24"/>
            <w:highlight w:val="yellow"/>
            <w:rtl/>
          </w:rPr>
          <w:t xml:space="preserve"> </w:t>
        </w:r>
      </w:ins>
    </w:p>
    <w:p w14:paraId="3C86299B" w14:textId="77777777" w:rsidR="00604096" w:rsidRPr="005B1060" w:rsidRDefault="00604096" w:rsidP="00604096">
      <w:pPr>
        <w:bidi/>
        <w:spacing w:after="60"/>
        <w:ind w:left="360"/>
        <w:rPr>
          <w:rFonts w:cs="B Nazanin"/>
          <w:sz w:val="24"/>
          <w:szCs w:val="24"/>
          <w:lang w:bidi="fa-IR"/>
        </w:rPr>
      </w:pPr>
    </w:p>
    <w:p w14:paraId="52151D11" w14:textId="28191BD2" w:rsidR="005B1060" w:rsidRPr="005B1060" w:rsidRDefault="005B1060" w:rsidP="005B1060">
      <w:pPr>
        <w:bidi/>
        <w:spacing w:after="60"/>
        <w:ind w:left="360"/>
        <w:rPr>
          <w:rFonts w:cs="B Nazanin"/>
          <w:sz w:val="24"/>
          <w:szCs w:val="24"/>
          <w:lang w:bidi="fa-IR"/>
        </w:rPr>
      </w:pPr>
      <w:r w:rsidRPr="005B1060">
        <w:rPr>
          <w:rFonts w:cs="B Nazanin"/>
          <w:b/>
          <w:bCs/>
          <w:sz w:val="24"/>
          <w:szCs w:val="24"/>
          <w:rtl/>
        </w:rPr>
        <w:t>پوشش مال‌ها و مراکز خرید</w:t>
      </w:r>
      <w:r w:rsidRPr="005B1060">
        <w:rPr>
          <w:rFonts w:cs="B Nazanin"/>
          <w:sz w:val="24"/>
          <w:szCs w:val="24"/>
          <w:lang w:bidi="fa-IR"/>
        </w:rPr>
        <w:br/>
      </w:r>
      <w:ins w:id="333" w:author="Ali Tolouei" w:date="2026-10-18T10:14:00Z">
        <w:r w:rsidR="00C444AC">
          <w:rPr>
            <w:rFonts w:cs="B Nazanin" w:hint="cs"/>
            <w:sz w:val="24"/>
            <w:szCs w:val="24"/>
            <w:rtl/>
          </w:rPr>
          <w:t>ایرا</w:t>
        </w:r>
      </w:ins>
      <w:ins w:id="334" w:author="Ali Tolouei" w:date="2026-10-18T10:15:00Z">
        <w:r w:rsidR="00C444AC">
          <w:rPr>
            <w:rFonts w:cs="B Nazanin" w:hint="cs"/>
            <w:sz w:val="24"/>
            <w:szCs w:val="24"/>
            <w:rtl/>
          </w:rPr>
          <w:t>ن‌مال، اپال، ساناسنتر، مگامال، نیایش‌مال، بام‌لند</w:t>
        </w:r>
      </w:ins>
      <w:del w:id="335" w:author="Ali Tolouei" w:date="2026-10-18T10:14:00Z">
        <w:r w:rsidRPr="005B1060" w:rsidDel="00C444AC">
          <w:rPr>
            <w:rFonts w:cs="B Nazanin"/>
            <w:sz w:val="24"/>
            <w:szCs w:val="24"/>
            <w:rtl/>
          </w:rPr>
          <w:delText>تعداد و گستره مراکز تحت پوشش</w:delText>
        </w:r>
      </w:del>
    </w:p>
    <w:p w14:paraId="0F08EB0C" w14:textId="77777777" w:rsidR="005B1060" w:rsidRDefault="005B1060" w:rsidP="005B1060">
      <w:pPr>
        <w:bidi/>
        <w:spacing w:after="60"/>
        <w:ind w:left="360"/>
        <w:rPr>
          <w:rFonts w:cs="B Nazanin"/>
          <w:sz w:val="24"/>
          <w:szCs w:val="24"/>
          <w:rtl/>
        </w:rPr>
      </w:pPr>
      <w:r w:rsidRPr="005B1060">
        <w:rPr>
          <w:rFonts w:cs="B Nazanin"/>
          <w:b/>
          <w:bCs/>
          <w:sz w:val="24"/>
          <w:szCs w:val="24"/>
          <w:rtl/>
        </w:rPr>
        <w:t>پذیرندگان</w:t>
      </w:r>
      <w:r w:rsidRPr="005B1060">
        <w:rPr>
          <w:rFonts w:cs="B Nazanin"/>
          <w:sz w:val="24"/>
          <w:szCs w:val="24"/>
          <w:lang w:bidi="fa-IR"/>
        </w:rPr>
        <w:br/>
      </w:r>
      <w:r w:rsidRPr="005B1060">
        <w:rPr>
          <w:rFonts w:cs="B Nazanin"/>
          <w:sz w:val="24"/>
          <w:szCs w:val="24"/>
          <w:rtl/>
        </w:rPr>
        <w:t>تعداد پذیرندگان حضوری + آنلاین</w:t>
      </w:r>
    </w:p>
    <w:p w14:paraId="1BFE5164" w14:textId="7C4E5211" w:rsidR="005B1060" w:rsidRDefault="00C444AC" w:rsidP="005B1060">
      <w:pPr>
        <w:bidi/>
        <w:spacing w:after="60"/>
        <w:ind w:left="360"/>
        <w:rPr>
          <w:ins w:id="336" w:author="Zahra Zeinolabedini" w:date="2026-10-18T16:10:00Z"/>
          <w:rFonts w:cs="B Nazanin"/>
          <w:b/>
          <w:bCs/>
          <w:sz w:val="24"/>
          <w:szCs w:val="24"/>
          <w:rtl/>
        </w:rPr>
      </w:pPr>
      <w:ins w:id="337" w:author="Ali Tolouei" w:date="2026-10-18T10:16:00Z">
        <w:r w:rsidRPr="00AF31B1">
          <w:rPr>
            <w:rFonts w:cs="B Nazanin" w:hint="cs"/>
            <w:b/>
            <w:bCs/>
            <w:sz w:val="24"/>
            <w:szCs w:val="24"/>
            <w:rtl/>
            <w:rPrChange w:id="338" w:author="Zahra Zeinolabedini" w:date="2026-10-18T16:10:00Z">
              <w:rPr>
                <w:rFonts w:cs="B Nazanin" w:hint="cs"/>
                <w:sz w:val="24"/>
                <w:szCs w:val="24"/>
                <w:rtl/>
              </w:rPr>
            </w:rPrChange>
          </w:rPr>
          <w:t>9415 مرچنت</w:t>
        </w:r>
      </w:ins>
    </w:p>
    <w:p w14:paraId="22E60895" w14:textId="7D4D1970" w:rsidR="00AF31B1" w:rsidRPr="00AF31B1" w:rsidRDefault="00AF31B1" w:rsidP="00AF31B1">
      <w:pPr>
        <w:bidi/>
        <w:spacing w:after="60"/>
        <w:ind w:left="360"/>
        <w:rPr>
          <w:ins w:id="339" w:author="Zahra Zeinolabedini" w:date="2026-10-18T16:09:00Z"/>
          <w:rFonts w:cs="B Nazanin"/>
          <w:b/>
          <w:bCs/>
          <w:sz w:val="24"/>
          <w:szCs w:val="24"/>
          <w:rPrChange w:id="340" w:author="Zahra Zeinolabedini" w:date="2026-10-18T16:10:00Z">
            <w:rPr>
              <w:ins w:id="341" w:author="Zahra Zeinolabedini" w:date="2026-10-18T16:09:00Z"/>
              <w:rFonts w:cs="B Nazanin"/>
              <w:sz w:val="24"/>
              <w:szCs w:val="24"/>
            </w:rPr>
          </w:rPrChange>
        </w:rPr>
      </w:pPr>
      <w:ins w:id="342" w:author="Zahra Zeinolabedini" w:date="2026-10-18T16:10:00Z">
        <w:r>
          <w:rPr>
            <w:rFonts w:cs="B Nazanin" w:hint="cs"/>
            <w:b/>
            <w:bCs/>
            <w:sz w:val="24"/>
            <w:szCs w:val="24"/>
            <w:rtl/>
          </w:rPr>
          <w:t xml:space="preserve">گزارش </w:t>
        </w:r>
      </w:ins>
      <w:ins w:id="343" w:author="Zahra Zeinolabedini" w:date="2026-10-18T16:11:00Z">
        <w:r>
          <w:rPr>
            <w:rFonts w:cs="B Nazanin" w:hint="cs"/>
            <w:b/>
            <w:bCs/>
            <w:sz w:val="24"/>
            <w:szCs w:val="24"/>
            <w:rtl/>
          </w:rPr>
          <w:t>آماری اوانو 1404</w:t>
        </w:r>
      </w:ins>
    </w:p>
    <w:p w14:paraId="40FAEDC4" w14:textId="3BE8A6B0" w:rsidR="00AF31B1" w:rsidRDefault="00AF31B1" w:rsidP="00AF31B1">
      <w:pPr>
        <w:bidi/>
        <w:spacing w:after="60"/>
        <w:ind w:left="360"/>
        <w:rPr>
          <w:ins w:id="344" w:author="Zahra Zeinolabedini" w:date="2026-10-18T16:10:00Z"/>
          <w:rFonts w:cs="B Nazanin"/>
          <w:color w:val="000000" w:themeColor="text1"/>
          <w:sz w:val="24"/>
          <w:szCs w:val="24"/>
          <w:rtl/>
          <w:lang w:bidi="fa-IR"/>
        </w:rPr>
      </w:pPr>
      <w:ins w:id="345" w:author="Zahra Zeinolabedini" w:date="2026-10-18T16:10:00Z">
        <w:r w:rsidRPr="00AF31B1">
          <w:rPr>
            <w:rFonts w:cs="B Nazanin" w:hint="cs"/>
            <w:color w:val="000000" w:themeColor="text1"/>
            <w:sz w:val="24"/>
            <w:szCs w:val="24"/>
            <w:rtl/>
            <w:lang w:bidi="fa-IR"/>
            <w:rPrChange w:id="346" w:author="Zahra Zeinolabedini" w:date="2026-10-18T16:10:00Z">
              <w:rPr>
                <w:rFonts w:cs="B Nazanin" w:hint="cs"/>
                <w:sz w:val="24"/>
                <w:szCs w:val="24"/>
                <w:rtl/>
                <w:lang w:bidi="fa-IR"/>
              </w:rPr>
            </w:rPrChange>
          </w:rPr>
          <w:t xml:space="preserve">بیش از </w:t>
        </w:r>
        <w:r w:rsidRPr="00AF31B1">
          <w:rPr>
            <w:rFonts w:cs="B Nazanin" w:hint="cs"/>
            <w:b/>
            <w:bCs/>
            <w:color w:val="000000" w:themeColor="text1"/>
            <w:sz w:val="24"/>
            <w:szCs w:val="24"/>
            <w:rtl/>
            <w:lang w:bidi="fa-IR"/>
            <w:rPrChange w:id="347" w:author="Zahra Zeinolabedini" w:date="2026-10-18T16:10:00Z">
              <w:rPr>
                <w:rFonts w:cs="B Nazanin" w:hint="cs"/>
                <w:sz w:val="24"/>
                <w:szCs w:val="24"/>
                <w:rtl/>
                <w:lang w:bidi="fa-IR"/>
              </w:rPr>
            </w:rPrChange>
          </w:rPr>
          <w:t>28 میلیون</w:t>
        </w:r>
        <w:r w:rsidRPr="00AF31B1">
          <w:rPr>
            <w:rFonts w:cs="B Nazanin" w:hint="cs"/>
            <w:color w:val="000000" w:themeColor="text1"/>
            <w:sz w:val="24"/>
            <w:szCs w:val="24"/>
            <w:rtl/>
            <w:lang w:bidi="fa-IR"/>
            <w:rPrChange w:id="348" w:author="Zahra Zeinolabedini" w:date="2026-10-18T16:10:00Z">
              <w:rPr>
                <w:rFonts w:cs="B Nazanin" w:hint="cs"/>
                <w:sz w:val="24"/>
                <w:szCs w:val="24"/>
                <w:rtl/>
                <w:lang w:bidi="fa-IR"/>
              </w:rPr>
            </w:rPrChange>
          </w:rPr>
          <w:t xml:space="preserve"> کاربر</w:t>
        </w:r>
      </w:ins>
    </w:p>
    <w:p w14:paraId="0A74BA98" w14:textId="0CB04332" w:rsidR="00AF31B1" w:rsidRDefault="00AF31B1" w:rsidP="00AF31B1">
      <w:pPr>
        <w:bidi/>
        <w:spacing w:after="60"/>
        <w:ind w:left="360"/>
        <w:rPr>
          <w:ins w:id="349" w:author="Zahra Zeinolabedini" w:date="2026-10-18T16:11:00Z"/>
          <w:rFonts w:cs="B Nazanin"/>
          <w:color w:val="000000" w:themeColor="text1"/>
          <w:sz w:val="24"/>
          <w:szCs w:val="24"/>
          <w:rtl/>
          <w:lang w:bidi="fa-IR"/>
        </w:rPr>
      </w:pPr>
      <w:ins w:id="350" w:author="Zahra Zeinolabedini" w:date="2026-10-18T16:10:00Z">
        <w:r>
          <w:rPr>
            <w:rFonts w:cs="B Nazanin" w:hint="cs"/>
            <w:color w:val="000000" w:themeColor="text1"/>
            <w:sz w:val="24"/>
            <w:szCs w:val="24"/>
            <w:rtl/>
            <w:lang w:bidi="fa-IR"/>
          </w:rPr>
          <w:t xml:space="preserve">بیش از </w:t>
        </w:r>
        <w:r w:rsidRPr="00AF31B1">
          <w:rPr>
            <w:rFonts w:cs="B Nazanin" w:hint="cs"/>
            <w:b/>
            <w:bCs/>
            <w:color w:val="000000" w:themeColor="text1"/>
            <w:sz w:val="24"/>
            <w:szCs w:val="24"/>
            <w:rtl/>
            <w:lang w:bidi="fa-IR"/>
            <w:rPrChange w:id="351" w:author="Zahra Zeinolabedini" w:date="2026-10-18T16:11:00Z">
              <w:rPr>
                <w:rFonts w:cs="B Nazanin" w:hint="cs"/>
                <w:color w:val="000000" w:themeColor="text1"/>
                <w:sz w:val="24"/>
                <w:szCs w:val="24"/>
                <w:rtl/>
                <w:lang w:bidi="fa-IR"/>
              </w:rPr>
            </w:rPrChange>
          </w:rPr>
          <w:t>20 همت</w:t>
        </w:r>
        <w:r>
          <w:rPr>
            <w:rFonts w:cs="B Nazanin" w:hint="cs"/>
            <w:color w:val="000000" w:themeColor="text1"/>
            <w:sz w:val="24"/>
            <w:szCs w:val="24"/>
            <w:rtl/>
            <w:lang w:bidi="fa-IR"/>
          </w:rPr>
          <w:t xml:space="preserve"> خرید </w:t>
        </w:r>
      </w:ins>
    </w:p>
    <w:p w14:paraId="693BB5F5" w14:textId="5D797F52" w:rsidR="00AF31B1" w:rsidRPr="00AF31B1" w:rsidRDefault="00AF31B1" w:rsidP="00AF31B1">
      <w:pPr>
        <w:bidi/>
        <w:spacing w:after="60"/>
        <w:ind w:left="360"/>
        <w:rPr>
          <w:ins w:id="352" w:author="Zahra Zeinolabedini" w:date="2026-10-18T16:07:00Z"/>
          <w:rFonts w:cs="B Nazanin" w:hint="cs"/>
          <w:color w:val="000000" w:themeColor="text1"/>
          <w:sz w:val="24"/>
          <w:szCs w:val="24"/>
          <w:rtl/>
          <w:lang w:bidi="fa-IR"/>
          <w:rPrChange w:id="353" w:author="Zahra Zeinolabedini" w:date="2026-10-18T16:10:00Z">
            <w:rPr>
              <w:ins w:id="354" w:author="Zahra Zeinolabedini" w:date="2026-10-18T16:07:00Z"/>
              <w:rFonts w:cs="B Nazanin" w:hint="cs"/>
              <w:sz w:val="24"/>
              <w:szCs w:val="24"/>
              <w:rtl/>
              <w:lang w:bidi="fa-IR"/>
            </w:rPr>
          </w:rPrChange>
        </w:rPr>
      </w:pPr>
      <w:ins w:id="355" w:author="Zahra Zeinolabedini" w:date="2026-10-18T16:11:00Z">
        <w:r>
          <w:rPr>
            <w:rFonts w:cs="B Nazanin" w:hint="cs"/>
            <w:color w:val="000000" w:themeColor="text1"/>
            <w:sz w:val="24"/>
            <w:szCs w:val="24"/>
            <w:rtl/>
            <w:lang w:bidi="fa-IR"/>
          </w:rPr>
          <w:t>بیش از</w:t>
        </w:r>
        <w:r w:rsidRPr="00AF31B1">
          <w:rPr>
            <w:rFonts w:cs="B Nazanin" w:hint="cs"/>
            <w:b/>
            <w:bCs/>
            <w:color w:val="000000" w:themeColor="text1"/>
            <w:sz w:val="24"/>
            <w:szCs w:val="24"/>
            <w:rtl/>
            <w:lang w:bidi="fa-IR"/>
            <w:rPrChange w:id="356" w:author="Zahra Zeinolabedini" w:date="2026-10-18T16:11:00Z">
              <w:rPr>
                <w:rFonts w:cs="B Nazanin" w:hint="cs"/>
                <w:color w:val="000000" w:themeColor="text1"/>
                <w:sz w:val="24"/>
                <w:szCs w:val="24"/>
                <w:rtl/>
                <w:lang w:bidi="fa-IR"/>
              </w:rPr>
            </w:rPrChange>
          </w:rPr>
          <w:t xml:space="preserve"> 15 میلیون</w:t>
        </w:r>
        <w:r>
          <w:rPr>
            <w:rFonts w:cs="B Nazanin" w:hint="cs"/>
            <w:color w:val="000000" w:themeColor="text1"/>
            <w:sz w:val="24"/>
            <w:szCs w:val="24"/>
            <w:rtl/>
            <w:lang w:bidi="fa-IR"/>
          </w:rPr>
          <w:t xml:space="preserve"> تراکنش ماهانه</w:t>
        </w:r>
      </w:ins>
    </w:p>
    <w:p w14:paraId="4802965F" w14:textId="77777777" w:rsidR="00AF31B1" w:rsidDel="00AF31B1" w:rsidRDefault="00AF31B1" w:rsidP="00AF31B1">
      <w:pPr>
        <w:bidi/>
        <w:spacing w:after="60"/>
        <w:ind w:left="360"/>
        <w:rPr>
          <w:ins w:id="357" w:author="Ali Tolouei" w:date="2026-10-18T10:20:00Z"/>
          <w:del w:id="358" w:author="Zahra Zeinolabedini" w:date="2026-10-18T16:11:00Z"/>
          <w:rFonts w:cs="B Nazanin"/>
          <w:sz w:val="24"/>
          <w:szCs w:val="24"/>
          <w:rtl/>
        </w:rPr>
      </w:pPr>
    </w:p>
    <w:p w14:paraId="6F75DD96" w14:textId="77777777" w:rsidR="00604096" w:rsidDel="00AF31B1" w:rsidRDefault="00604096" w:rsidP="00604096">
      <w:pPr>
        <w:bidi/>
        <w:spacing w:after="60"/>
        <w:ind w:left="360"/>
        <w:rPr>
          <w:ins w:id="359" w:author="Ali Tolouei" w:date="2026-10-18T10:20:00Z"/>
          <w:del w:id="360" w:author="Zahra Zeinolabedini" w:date="2026-10-18T16:11:00Z"/>
          <w:rFonts w:cs="B Nazanin"/>
          <w:sz w:val="24"/>
          <w:szCs w:val="24"/>
          <w:rtl/>
        </w:rPr>
      </w:pPr>
    </w:p>
    <w:p w14:paraId="74063B7D" w14:textId="77777777" w:rsidR="00604096" w:rsidRDefault="00604096" w:rsidP="00AF31B1">
      <w:pPr>
        <w:bidi/>
        <w:spacing w:after="60"/>
        <w:rPr>
          <w:rFonts w:cs="B Nazanin"/>
          <w:sz w:val="24"/>
          <w:szCs w:val="24"/>
          <w:rtl/>
        </w:rPr>
        <w:pPrChange w:id="361" w:author="Zahra Zeinolabedini" w:date="2026-10-18T16:11:00Z">
          <w:pPr>
            <w:bidi/>
            <w:spacing w:after="60"/>
            <w:ind w:left="360"/>
          </w:pPr>
        </w:pPrChange>
      </w:pPr>
    </w:p>
    <w:p w14:paraId="25D559BA" w14:textId="77777777" w:rsidR="005B1060" w:rsidRPr="005B1060" w:rsidRDefault="005B1060" w:rsidP="005B1060">
      <w:pPr>
        <w:bidi/>
        <w:spacing w:after="60"/>
        <w:ind w:left="360"/>
        <w:rPr>
          <w:rFonts w:cs="B Nazanin"/>
          <w:b/>
          <w:bCs/>
          <w:sz w:val="24"/>
          <w:szCs w:val="24"/>
          <w:lang w:bidi="fa-IR"/>
        </w:rPr>
      </w:pPr>
      <w:r w:rsidRPr="005B1060">
        <w:rPr>
          <w:rFonts w:cs="B Nazanin"/>
          <w:b/>
          <w:bCs/>
          <w:sz w:val="24"/>
          <w:szCs w:val="24"/>
          <w:rtl/>
        </w:rPr>
        <w:t>تجربه همکاری با سازمان‌های بزرگ</w:t>
      </w:r>
    </w:p>
    <w:p w14:paraId="3F0D35B6" w14:textId="77777777" w:rsidR="005B1060" w:rsidRPr="005B1060" w:rsidRDefault="005B1060" w:rsidP="005B1060">
      <w:pPr>
        <w:bidi/>
        <w:spacing w:after="60"/>
        <w:ind w:left="360"/>
        <w:rPr>
          <w:rFonts w:cs="B Nazanin"/>
          <w:sz w:val="24"/>
          <w:szCs w:val="24"/>
          <w:lang w:bidi="fa-IR"/>
        </w:rPr>
      </w:pPr>
    </w:p>
    <w:p w14:paraId="21A54A69" w14:textId="4E445A14" w:rsidR="005B1060" w:rsidRPr="005B1060" w:rsidRDefault="009C3938" w:rsidP="005B1060">
      <w:pPr>
        <w:bidi/>
        <w:spacing w:after="60"/>
        <w:ind w:left="360"/>
        <w:jc w:val="both"/>
        <w:rPr>
          <w:rFonts w:cs="B Nazanin"/>
          <w:sz w:val="24"/>
          <w:szCs w:val="24"/>
          <w:lang w:bidi="fa-IR"/>
        </w:rPr>
      </w:pPr>
      <w:ins w:id="362" w:author="Zahra Zeinolabedini" w:date="2026-10-14T12:29:00Z">
        <w:r>
          <w:rPr>
            <w:rFonts w:cs="B Nazanin" w:hint="cs"/>
            <w:sz w:val="24"/>
            <w:szCs w:val="24"/>
            <w:rtl/>
          </w:rPr>
          <w:t xml:space="preserve">سازمان فناوری اطلاعات </w:t>
        </w:r>
      </w:ins>
      <w:ins w:id="363" w:author="Zahra Zeinolabedini" w:date="2026-10-14T12:30:00Z">
        <w:r>
          <w:rPr>
            <w:rFonts w:cs="B Nazanin" w:hint="cs"/>
            <w:sz w:val="24"/>
            <w:szCs w:val="24"/>
            <w:rtl/>
          </w:rPr>
          <w:t xml:space="preserve">و ارتباطات </w:t>
        </w:r>
      </w:ins>
      <w:r w:rsidR="005B1060" w:rsidRPr="005B1060">
        <w:rPr>
          <w:rFonts w:cs="B Nazanin"/>
          <w:sz w:val="24"/>
          <w:szCs w:val="24"/>
          <w:rtl/>
        </w:rPr>
        <w:t>صداوسیما | بیمه سلامت | وزارت نیرو | همراه اول</w:t>
      </w:r>
      <w:r w:rsidR="005B1060">
        <w:rPr>
          <w:rFonts w:cs="B Nazanin" w:hint="cs"/>
          <w:sz w:val="24"/>
          <w:szCs w:val="24"/>
          <w:rtl/>
        </w:rPr>
        <w:t xml:space="preserve"> </w:t>
      </w:r>
      <w:r w:rsidR="005B1060" w:rsidRPr="005B1060">
        <w:rPr>
          <w:rFonts w:cs="B Nazanin"/>
          <w:sz w:val="24"/>
          <w:szCs w:val="24"/>
          <w:rtl/>
        </w:rPr>
        <w:t>| مبین‌نت | هتل‌های هما | انرژی گستر پاسارگاد | نهاد ریاست جمهوری | جیرینگ | گروه مالی کارآمد | بهسا | پینکت | تالیا و</w:t>
      </w:r>
      <w:r w:rsidR="005B1060" w:rsidRPr="005B1060">
        <w:rPr>
          <w:rFonts w:cs="B Nazanin"/>
          <w:sz w:val="24"/>
          <w:szCs w:val="24"/>
          <w:lang w:bidi="fa-IR"/>
        </w:rPr>
        <w:t xml:space="preserve"> ...</w:t>
      </w:r>
    </w:p>
    <w:p w14:paraId="644E1716" w14:textId="36CE2145" w:rsidR="005B1060" w:rsidRDefault="005B1060" w:rsidP="005B1060">
      <w:pPr>
        <w:bidi/>
        <w:spacing w:after="60"/>
        <w:ind w:left="360"/>
        <w:jc w:val="both"/>
        <w:rPr>
          <w:rFonts w:cs="B Nazanin"/>
          <w:sz w:val="24"/>
          <w:szCs w:val="24"/>
          <w:rtl/>
          <w:lang w:bidi="fa-IR"/>
        </w:rPr>
      </w:pPr>
    </w:p>
    <w:p w14:paraId="015B44EC" w14:textId="26B16536" w:rsidR="00815FC9" w:rsidRDefault="00815FC9" w:rsidP="00815FC9">
      <w:pPr>
        <w:bidi/>
        <w:spacing w:after="60"/>
        <w:ind w:left="360"/>
        <w:jc w:val="both"/>
        <w:rPr>
          <w:rFonts w:cs="B Nazanin"/>
          <w:b/>
          <w:bCs/>
          <w:sz w:val="24"/>
          <w:szCs w:val="24"/>
          <w:rtl/>
        </w:rPr>
      </w:pPr>
      <w:r w:rsidRPr="00815FC9">
        <w:rPr>
          <w:rFonts w:cs="B Nazanin"/>
          <w:b/>
          <w:bCs/>
          <w:sz w:val="24"/>
          <w:szCs w:val="24"/>
          <w:rtl/>
        </w:rPr>
        <w:t>چرا اوانو؟</w:t>
      </w:r>
    </w:p>
    <w:p w14:paraId="74B30D48" w14:textId="77777777" w:rsidR="00815FC9" w:rsidRPr="00815FC9" w:rsidRDefault="00815FC9" w:rsidP="00815FC9">
      <w:pPr>
        <w:bidi/>
        <w:spacing w:after="60"/>
        <w:ind w:left="360"/>
        <w:jc w:val="both"/>
        <w:rPr>
          <w:rFonts w:cs="B Nazanin"/>
          <w:b/>
          <w:bCs/>
          <w:sz w:val="24"/>
          <w:szCs w:val="24"/>
          <w:lang w:bidi="fa-IR"/>
        </w:rPr>
      </w:pPr>
      <w:r w:rsidRPr="00815FC9">
        <w:rPr>
          <w:rFonts w:cs="B Nazanin"/>
          <w:b/>
          <w:bCs/>
          <w:sz w:val="24"/>
          <w:szCs w:val="24"/>
          <w:rtl/>
        </w:rPr>
        <w:t>اوانو؛ زیرساخت یکپارچه برای ارائه مزایای سازمانی</w:t>
      </w:r>
    </w:p>
    <w:p w14:paraId="14116B89" w14:textId="77777777" w:rsidR="00815FC9" w:rsidRPr="00815FC9" w:rsidRDefault="00815FC9" w:rsidP="00815FC9">
      <w:pPr>
        <w:bidi/>
        <w:spacing w:after="60"/>
        <w:ind w:left="360"/>
        <w:jc w:val="both"/>
        <w:rPr>
          <w:rFonts w:cs="B Nazanin"/>
          <w:sz w:val="24"/>
          <w:szCs w:val="24"/>
          <w:lang w:bidi="fa-IR"/>
        </w:rPr>
      </w:pPr>
      <w:r w:rsidRPr="00815FC9">
        <w:rPr>
          <w:rFonts w:cs="B Nazanin"/>
          <w:b/>
          <w:bCs/>
          <w:sz w:val="24"/>
          <w:szCs w:val="24"/>
          <w:rtl/>
        </w:rPr>
        <w:t>یکپارچه</w:t>
      </w:r>
      <w:r w:rsidRPr="00815FC9">
        <w:rPr>
          <w:rFonts w:cs="B Nazanin"/>
          <w:sz w:val="24"/>
          <w:szCs w:val="24"/>
          <w:lang w:bidi="fa-IR"/>
        </w:rPr>
        <w:br/>
      </w:r>
      <w:r w:rsidRPr="00815FC9">
        <w:rPr>
          <w:rFonts w:cs="B Nazanin"/>
          <w:sz w:val="24"/>
          <w:szCs w:val="24"/>
          <w:rtl/>
        </w:rPr>
        <w:t>مدیریت نقدی، اعتباری و رفاهی</w:t>
      </w:r>
    </w:p>
    <w:p w14:paraId="7B571B4A" w14:textId="77777777" w:rsidR="00815FC9" w:rsidRPr="00815FC9" w:rsidRDefault="00815FC9" w:rsidP="00815FC9">
      <w:pPr>
        <w:bidi/>
        <w:spacing w:after="60"/>
        <w:ind w:left="360"/>
        <w:jc w:val="both"/>
        <w:rPr>
          <w:rFonts w:cs="B Nazanin"/>
          <w:sz w:val="24"/>
          <w:szCs w:val="24"/>
          <w:lang w:bidi="fa-IR"/>
        </w:rPr>
      </w:pPr>
      <w:r w:rsidRPr="00A16008">
        <w:rPr>
          <w:rFonts w:cs="B Nazanin"/>
          <w:b/>
          <w:bCs/>
          <w:sz w:val="24"/>
          <w:szCs w:val="24"/>
          <w:rtl/>
        </w:rPr>
        <w:lastRenderedPageBreak/>
        <w:t>منعطف</w:t>
      </w:r>
      <w:r w:rsidRPr="00815FC9">
        <w:rPr>
          <w:rFonts w:cs="B Nazanin"/>
          <w:sz w:val="24"/>
          <w:szCs w:val="24"/>
          <w:lang w:bidi="fa-IR"/>
        </w:rPr>
        <w:br/>
      </w:r>
      <w:r w:rsidRPr="00815FC9">
        <w:rPr>
          <w:rFonts w:cs="B Nazanin"/>
          <w:sz w:val="24"/>
          <w:szCs w:val="24"/>
          <w:rtl/>
        </w:rPr>
        <w:t>متناسب با سیاست و نیاز هر سازمان</w:t>
      </w:r>
    </w:p>
    <w:p w14:paraId="57BEF2BF" w14:textId="77777777" w:rsidR="00815FC9" w:rsidRPr="00815FC9" w:rsidRDefault="00815FC9" w:rsidP="00815FC9">
      <w:pPr>
        <w:bidi/>
        <w:spacing w:after="60"/>
        <w:ind w:left="360"/>
        <w:jc w:val="both"/>
        <w:rPr>
          <w:rFonts w:cs="B Nazanin"/>
          <w:sz w:val="24"/>
          <w:szCs w:val="24"/>
          <w:lang w:bidi="fa-IR"/>
        </w:rPr>
      </w:pPr>
      <w:r w:rsidRPr="00A16008">
        <w:rPr>
          <w:rFonts w:cs="B Nazanin"/>
          <w:b/>
          <w:bCs/>
          <w:sz w:val="24"/>
          <w:szCs w:val="24"/>
          <w:rtl/>
        </w:rPr>
        <w:t>گسترده</w:t>
      </w:r>
      <w:r w:rsidRPr="00815FC9">
        <w:rPr>
          <w:rFonts w:cs="B Nazanin"/>
          <w:sz w:val="24"/>
          <w:szCs w:val="24"/>
          <w:lang w:bidi="fa-IR"/>
        </w:rPr>
        <w:br/>
      </w:r>
      <w:r w:rsidRPr="00815FC9">
        <w:rPr>
          <w:rFonts w:cs="B Nazanin"/>
          <w:sz w:val="24"/>
          <w:szCs w:val="24"/>
          <w:rtl/>
        </w:rPr>
        <w:t>شبکه متنوع پذیرندگان حضوری و آنلاین</w:t>
      </w:r>
    </w:p>
    <w:p w14:paraId="537375CF" w14:textId="77777777" w:rsidR="00815FC9" w:rsidRPr="00815FC9" w:rsidRDefault="00815FC9" w:rsidP="00815FC9">
      <w:pPr>
        <w:bidi/>
        <w:spacing w:after="60"/>
        <w:ind w:left="360"/>
        <w:rPr>
          <w:rFonts w:cs="B Nazanin"/>
          <w:sz w:val="24"/>
          <w:szCs w:val="24"/>
          <w:lang w:bidi="fa-IR"/>
        </w:rPr>
      </w:pPr>
      <w:r w:rsidRPr="00A16008">
        <w:rPr>
          <w:rFonts w:cs="B Nazanin"/>
          <w:b/>
          <w:bCs/>
          <w:sz w:val="24"/>
          <w:szCs w:val="24"/>
          <w:rtl/>
        </w:rPr>
        <w:t>قابل مدیریت</w:t>
      </w:r>
      <w:r w:rsidRPr="00815FC9">
        <w:rPr>
          <w:rFonts w:cs="B Nazanin"/>
          <w:sz w:val="24"/>
          <w:szCs w:val="24"/>
          <w:lang w:bidi="fa-IR"/>
        </w:rPr>
        <w:br/>
      </w:r>
      <w:r w:rsidRPr="00815FC9">
        <w:rPr>
          <w:rFonts w:cs="B Nazanin"/>
          <w:sz w:val="24"/>
          <w:szCs w:val="24"/>
          <w:rtl/>
        </w:rPr>
        <w:t>کنترل، گزارش‌گیری و شفافیت</w:t>
      </w:r>
    </w:p>
    <w:p w14:paraId="24A0B3D8" w14:textId="5F214965" w:rsidR="00815FC9" w:rsidRPr="009F20D9" w:rsidRDefault="00815FC9" w:rsidP="009F20D9">
      <w:pPr>
        <w:bidi/>
        <w:spacing w:after="60"/>
        <w:ind w:left="360"/>
        <w:jc w:val="both"/>
        <w:rPr>
          <w:rFonts w:cs="B Nazanin"/>
          <w:sz w:val="24"/>
          <w:szCs w:val="24"/>
          <w:rtl/>
          <w:lang w:bidi="fa-IR"/>
        </w:rPr>
      </w:pPr>
      <w:r w:rsidRPr="00A16008">
        <w:rPr>
          <w:rFonts w:cs="B Nazanin"/>
          <w:b/>
          <w:bCs/>
          <w:sz w:val="24"/>
          <w:szCs w:val="24"/>
          <w:rtl/>
        </w:rPr>
        <w:t>کاربرمحور</w:t>
      </w:r>
      <w:r w:rsidRPr="00815FC9">
        <w:rPr>
          <w:rFonts w:cs="B Nazanin"/>
          <w:sz w:val="24"/>
          <w:szCs w:val="24"/>
          <w:lang w:bidi="fa-IR"/>
        </w:rPr>
        <w:br/>
      </w:r>
      <w:r w:rsidRPr="00815FC9">
        <w:rPr>
          <w:rFonts w:cs="B Nazanin"/>
          <w:sz w:val="24"/>
          <w:szCs w:val="24"/>
          <w:rtl/>
        </w:rPr>
        <w:t>انتخاب بیشتر و تجربه ساده‌تر برای کارکنان</w:t>
      </w:r>
    </w:p>
    <w:p w14:paraId="356B3F23" w14:textId="1B0981AF" w:rsidR="00815FC9" w:rsidRPr="009F20D9" w:rsidRDefault="00815FC9" w:rsidP="009F20D9">
      <w:pPr>
        <w:bidi/>
        <w:spacing w:after="60"/>
        <w:ind w:left="360"/>
        <w:jc w:val="both"/>
        <w:rPr>
          <w:rFonts w:cs="B Nazanin"/>
          <w:sz w:val="24"/>
          <w:szCs w:val="24"/>
          <w:lang w:bidi="fa-IR"/>
        </w:rPr>
      </w:pPr>
      <w:r w:rsidRPr="00815FC9">
        <w:rPr>
          <w:rFonts w:cs="B Nazanin"/>
          <w:sz w:val="24"/>
          <w:szCs w:val="24"/>
          <w:rtl/>
        </w:rPr>
        <w:t>از تخصیص مزایا تا مصرف؛ یک تجربه یکپارچه برای سازمان و کارکنان</w:t>
      </w:r>
    </w:p>
    <w:sectPr w:rsidR="00815FC9" w:rsidRPr="009F20D9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Zahra Zeinolabedini" w:date="2026-10-14T12:20:00Z" w:initials="ZZ">
    <w:p w14:paraId="63EDEFED" w14:textId="7B9D4C37" w:rsidR="00872119" w:rsidRDefault="00872119">
      <w:pPr>
        <w:pStyle w:val="CommentText"/>
        <w:rPr>
          <w:rtl/>
          <w:lang w:bidi="fa-IR"/>
        </w:rPr>
      </w:pPr>
      <w:r>
        <w:rPr>
          <w:rStyle w:val="CommentReference"/>
        </w:rPr>
        <w:annotationRef/>
      </w:r>
      <w:r>
        <w:rPr>
          <w:rFonts w:hint="cs"/>
          <w:rtl/>
          <w:lang w:bidi="fa-IR"/>
        </w:rPr>
        <w:t>حوزه های خدمات کامل باشد</w:t>
      </w:r>
    </w:p>
  </w:comment>
  <w:comment w:id="155" w:author="Zahra Zeinolabedini" w:date="2026-10-14T12:20:00Z" w:initials="ZZ">
    <w:p w14:paraId="275BDEB0" w14:textId="697E8BCC" w:rsidR="00872119" w:rsidRDefault="00872119">
      <w:pPr>
        <w:pStyle w:val="CommentText"/>
      </w:pPr>
      <w:r>
        <w:rPr>
          <w:rStyle w:val="CommentReference"/>
        </w:rPr>
        <w:annotationRef/>
      </w:r>
      <w:r>
        <w:rPr>
          <w:rFonts w:hint="cs"/>
          <w:rtl/>
        </w:rPr>
        <w:t>کیف پول فراگیر نیازی نیست باشد.</w:t>
      </w:r>
    </w:p>
  </w:comment>
  <w:comment w:id="199" w:author="Zahra Zeinolabedini" w:date="2026-10-14T12:21:00Z" w:initials="ZZ">
    <w:p w14:paraId="3786E382" w14:textId="33FC8D67" w:rsidR="00872119" w:rsidRDefault="00872119">
      <w:pPr>
        <w:pStyle w:val="CommentText"/>
      </w:pPr>
      <w:r>
        <w:rPr>
          <w:rStyle w:val="CommentReference"/>
        </w:rPr>
        <w:annotationRef/>
      </w:r>
      <w:r>
        <w:rPr>
          <w:rFonts w:hint="cs"/>
          <w:rtl/>
        </w:rPr>
        <w:t xml:space="preserve">این </w:t>
      </w:r>
      <w:r>
        <w:rPr>
          <w:rFonts w:hint="cs"/>
          <w:rtl/>
        </w:rPr>
        <w:t>در قسمت اعتبار بیاید. ابتدا سه بالانس تیتروار معرفی شود سپس هرکدام با جزییات و ویژگی ها آورده شود.</w:t>
      </w:r>
    </w:p>
  </w:comment>
  <w:comment w:id="203" w:author="Zahra Zeinolabedini" w:date="2026-10-14T12:23:00Z" w:initials="ZZ">
    <w:p w14:paraId="3135D214" w14:textId="3CA0750D" w:rsidR="00872119" w:rsidRDefault="00872119">
      <w:pPr>
        <w:pStyle w:val="CommentText"/>
      </w:pPr>
      <w:r>
        <w:rPr>
          <w:rStyle w:val="CommentReference"/>
        </w:rPr>
        <w:annotationRef/>
      </w:r>
      <w:r>
        <w:rPr>
          <w:rFonts w:hint="cs"/>
          <w:rtl/>
        </w:rPr>
        <w:t xml:space="preserve">عنوان </w:t>
      </w:r>
      <w:r>
        <w:rPr>
          <w:rFonts w:hint="cs"/>
          <w:rtl/>
        </w:rPr>
        <w:t xml:space="preserve">رفاهیات سازمانی باشد. </w:t>
      </w:r>
    </w:p>
  </w:comment>
  <w:comment w:id="207" w:author="Zahra Zeinolabedini" w:date="2026-10-14T12:24:00Z" w:initials="ZZ">
    <w:p w14:paraId="09C1AAC9" w14:textId="77777777" w:rsidR="00872119" w:rsidRDefault="00872119">
      <w:pPr>
        <w:pStyle w:val="CommentText"/>
        <w:rPr>
          <w:rtl/>
        </w:rPr>
      </w:pPr>
      <w:r>
        <w:rPr>
          <w:rStyle w:val="CommentReference"/>
        </w:rPr>
        <w:annotationRef/>
      </w:r>
      <w:r>
        <w:rPr>
          <w:rFonts w:hint="cs"/>
          <w:rtl/>
        </w:rPr>
        <w:t xml:space="preserve">رفاهیات </w:t>
      </w:r>
      <w:r>
        <w:rPr>
          <w:rFonts w:hint="cs"/>
          <w:rtl/>
        </w:rPr>
        <w:t>سازمانی</w:t>
      </w:r>
    </w:p>
    <w:p w14:paraId="3968B31E" w14:textId="23EE31FE" w:rsidR="00872119" w:rsidRDefault="00872119">
      <w:pPr>
        <w:pStyle w:val="CommentText"/>
      </w:pPr>
    </w:p>
  </w:comment>
  <w:comment w:id="232" w:author="Zahra Zeinolabedini" w:date="2026-10-14T12:21:00Z" w:initials="ZZ">
    <w:p w14:paraId="21EB7ECB" w14:textId="77777777" w:rsidR="002872AD" w:rsidRDefault="002872AD" w:rsidP="002872AD">
      <w:pPr>
        <w:pStyle w:val="CommentText"/>
      </w:pPr>
      <w:r>
        <w:rPr>
          <w:rStyle w:val="CommentReference"/>
        </w:rPr>
        <w:annotationRef/>
      </w:r>
      <w:r>
        <w:rPr>
          <w:rFonts w:hint="cs"/>
          <w:rtl/>
        </w:rPr>
        <w:t xml:space="preserve">این </w:t>
      </w:r>
      <w:r>
        <w:rPr>
          <w:rFonts w:hint="cs"/>
          <w:rtl/>
        </w:rPr>
        <w:t>در قسمت اعتبار بیاید. ابتدا سه بالانس تیتروار معرفی شود سپس هرکدام با جزییات و ویژگی ها آورده شود.</w:t>
      </w:r>
    </w:p>
  </w:comment>
  <w:comment w:id="264" w:author="Zahra Zeinolabedini" w:date="2026-10-14T12:25:00Z" w:initials="ZZ">
    <w:p w14:paraId="2988F08C" w14:textId="5D62EF98" w:rsidR="00872119" w:rsidRDefault="00872119">
      <w:pPr>
        <w:pStyle w:val="CommentText"/>
      </w:pPr>
      <w:r>
        <w:rPr>
          <w:rStyle w:val="CommentReference"/>
        </w:rPr>
        <w:annotationRef/>
      </w:r>
      <w:r>
        <w:rPr>
          <w:rFonts w:hint="cs"/>
          <w:rtl/>
        </w:rPr>
        <w:t xml:space="preserve">این </w:t>
      </w:r>
      <w:r>
        <w:rPr>
          <w:rFonts w:hint="cs"/>
          <w:rtl/>
        </w:rPr>
        <w:t>ویژگی ها حتما ذکر شود.</w:t>
      </w:r>
    </w:p>
  </w:comment>
  <w:comment w:id="283" w:author="Zahra Zeinolabedini" w:date="2026-10-14T12:25:00Z" w:initials="ZZ">
    <w:p w14:paraId="126068D4" w14:textId="77777777" w:rsidR="00705DAB" w:rsidRDefault="00705DAB" w:rsidP="00705DAB">
      <w:pPr>
        <w:pStyle w:val="CommentText"/>
      </w:pPr>
      <w:r>
        <w:rPr>
          <w:rStyle w:val="CommentReference"/>
        </w:rPr>
        <w:annotationRef/>
      </w:r>
      <w:r>
        <w:rPr>
          <w:rFonts w:hint="cs"/>
          <w:rtl/>
        </w:rPr>
        <w:t xml:space="preserve">این </w:t>
      </w:r>
      <w:r>
        <w:rPr>
          <w:rFonts w:hint="cs"/>
          <w:rtl/>
        </w:rPr>
        <w:t>ویژگی ها حتما ذکر شود.</w:t>
      </w:r>
    </w:p>
  </w:comment>
  <w:comment w:id="318" w:author="Zahra Zeinolabedini" w:date="2026-10-14T12:28:00Z" w:initials="ZZ">
    <w:p w14:paraId="02231838" w14:textId="534EC62C" w:rsidR="009C3938" w:rsidRDefault="009C3938">
      <w:pPr>
        <w:pStyle w:val="CommentText"/>
      </w:pPr>
      <w:r>
        <w:rPr>
          <w:rStyle w:val="CommentReference"/>
        </w:rPr>
        <w:annotationRef/>
      </w:r>
      <w:r>
        <w:rPr>
          <w:rFonts w:hint="cs"/>
          <w:rtl/>
        </w:rPr>
        <w:t xml:space="preserve">در </w:t>
      </w:r>
      <w:r>
        <w:rPr>
          <w:rFonts w:hint="cs"/>
          <w:rtl/>
        </w:rPr>
        <w:t>فاییل پیوست ایمیل فرستاده شده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3EDEFED" w15:done="0"/>
  <w15:commentEx w15:paraId="275BDEB0" w15:done="0"/>
  <w15:commentEx w15:paraId="3786E382" w15:done="0"/>
  <w15:commentEx w15:paraId="3135D214" w15:done="0"/>
  <w15:commentEx w15:paraId="3968B31E" w15:done="0"/>
  <w15:commentEx w15:paraId="21EB7ECB" w15:done="0"/>
  <w15:commentEx w15:paraId="2988F08C" w15:done="0"/>
  <w15:commentEx w15:paraId="126068D4" w15:done="0"/>
  <w15:commentEx w15:paraId="0223183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0E1B5A99" w16cex:dateUtc="2026-10-14T08:50:00Z"/>
  <w16cex:commentExtensible w16cex:durableId="22620A7C" w16cex:dateUtc="2026-10-14T08:50:00Z"/>
  <w16cex:commentExtensible w16cex:durableId="27AB11C6" w16cex:dateUtc="2026-10-14T08:51:00Z"/>
  <w16cex:commentExtensible w16cex:durableId="039A40A7" w16cex:dateUtc="2026-10-14T08:53:00Z"/>
  <w16cex:commentExtensible w16cex:durableId="631A5639" w16cex:dateUtc="2026-10-14T08:54:00Z"/>
  <w16cex:commentExtensible w16cex:durableId="5897710D" w16cex:dateUtc="2026-10-14T08:51:00Z"/>
  <w16cex:commentExtensible w16cex:durableId="266D6C21" w16cex:dateUtc="2026-10-14T08:55:00Z"/>
  <w16cex:commentExtensible w16cex:durableId="63539DDF" w16cex:dateUtc="2026-10-14T08:55:00Z"/>
  <w16cex:commentExtensible w16cex:durableId="22DFDF7B" w16cex:dateUtc="2026-10-14T08:5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3EDEFED" w16cid:durableId="0E1B5A99"/>
  <w16cid:commentId w16cid:paraId="275BDEB0" w16cid:durableId="22620A7C"/>
  <w16cid:commentId w16cid:paraId="3786E382" w16cid:durableId="27AB11C6"/>
  <w16cid:commentId w16cid:paraId="3135D214" w16cid:durableId="039A40A7"/>
  <w16cid:commentId w16cid:paraId="3968B31E" w16cid:durableId="631A5639"/>
  <w16cid:commentId w16cid:paraId="21EB7ECB" w16cid:durableId="5897710D"/>
  <w16cid:commentId w16cid:paraId="2988F08C" w16cid:durableId="266D6C21"/>
  <w16cid:commentId w16cid:paraId="126068D4" w16cid:durableId="63539DDF"/>
  <w16cid:commentId w16cid:paraId="02231838" w16cid:durableId="22DFDF7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W_akhbar">
    <w:altName w:val="Calibri"/>
    <w:charset w:val="00"/>
    <w:family w:val="auto"/>
    <w:pitch w:val="variable"/>
    <w:sig w:usb0="00002003" w:usb1="80000000" w:usb2="00000008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75428F"/>
    <w:multiLevelType w:val="multilevel"/>
    <w:tmpl w:val="36667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1A60B0"/>
    <w:multiLevelType w:val="hybridMultilevel"/>
    <w:tmpl w:val="5770F6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A2128C0"/>
    <w:multiLevelType w:val="multilevel"/>
    <w:tmpl w:val="15720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2F427C"/>
    <w:multiLevelType w:val="multilevel"/>
    <w:tmpl w:val="A1EA0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806CD2"/>
    <w:multiLevelType w:val="hybridMultilevel"/>
    <w:tmpl w:val="19D0BC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0711719"/>
    <w:multiLevelType w:val="hybridMultilevel"/>
    <w:tmpl w:val="9E5229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880717"/>
    <w:multiLevelType w:val="multilevel"/>
    <w:tmpl w:val="4114F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1A26F6"/>
    <w:multiLevelType w:val="multilevel"/>
    <w:tmpl w:val="C5420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680BFE"/>
    <w:multiLevelType w:val="multilevel"/>
    <w:tmpl w:val="9340A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5322B3"/>
    <w:multiLevelType w:val="multilevel"/>
    <w:tmpl w:val="B928D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487F65"/>
    <w:multiLevelType w:val="hybridMultilevel"/>
    <w:tmpl w:val="0E0657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A6F300B"/>
    <w:multiLevelType w:val="multilevel"/>
    <w:tmpl w:val="BDBA3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7D0C4D"/>
    <w:multiLevelType w:val="multilevel"/>
    <w:tmpl w:val="44A85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713578"/>
    <w:multiLevelType w:val="multilevel"/>
    <w:tmpl w:val="DFC2C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8165E6"/>
    <w:multiLevelType w:val="hybridMultilevel"/>
    <w:tmpl w:val="F34C38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EC96538"/>
    <w:multiLevelType w:val="hybridMultilevel"/>
    <w:tmpl w:val="9EC097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2004BE1"/>
    <w:multiLevelType w:val="hybridMultilevel"/>
    <w:tmpl w:val="67F497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65B5F4B"/>
    <w:multiLevelType w:val="hybridMultilevel"/>
    <w:tmpl w:val="03785F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D32C6B"/>
    <w:multiLevelType w:val="hybridMultilevel"/>
    <w:tmpl w:val="7BC6CBF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9C6692E"/>
    <w:multiLevelType w:val="hybridMultilevel"/>
    <w:tmpl w:val="9328C8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1736858">
    <w:abstractNumId w:val="8"/>
  </w:num>
  <w:num w:numId="2" w16cid:durableId="367686739">
    <w:abstractNumId w:val="6"/>
  </w:num>
  <w:num w:numId="3" w16cid:durableId="1489203018">
    <w:abstractNumId w:val="5"/>
  </w:num>
  <w:num w:numId="4" w16cid:durableId="204023685">
    <w:abstractNumId w:val="4"/>
  </w:num>
  <w:num w:numId="5" w16cid:durableId="169491367">
    <w:abstractNumId w:val="7"/>
  </w:num>
  <w:num w:numId="6" w16cid:durableId="1324627540">
    <w:abstractNumId w:val="3"/>
  </w:num>
  <w:num w:numId="7" w16cid:durableId="1038815171">
    <w:abstractNumId w:val="2"/>
  </w:num>
  <w:num w:numId="8" w16cid:durableId="1548420603">
    <w:abstractNumId w:val="1"/>
  </w:num>
  <w:num w:numId="9" w16cid:durableId="1390373860">
    <w:abstractNumId w:val="0"/>
  </w:num>
  <w:num w:numId="10" w16cid:durableId="555315999">
    <w:abstractNumId w:val="14"/>
  </w:num>
  <w:num w:numId="11" w16cid:durableId="1591890194">
    <w:abstractNumId w:val="23"/>
  </w:num>
  <w:num w:numId="12" w16cid:durableId="1895308477">
    <w:abstractNumId w:val="25"/>
  </w:num>
  <w:num w:numId="13" w16cid:durableId="653681940">
    <w:abstractNumId w:val="26"/>
  </w:num>
  <w:num w:numId="14" w16cid:durableId="1133332437">
    <w:abstractNumId w:val="10"/>
  </w:num>
  <w:num w:numId="15" w16cid:durableId="812143525">
    <w:abstractNumId w:val="28"/>
  </w:num>
  <w:num w:numId="16" w16cid:durableId="613287932">
    <w:abstractNumId w:val="27"/>
  </w:num>
  <w:num w:numId="17" w16cid:durableId="300576240">
    <w:abstractNumId w:val="19"/>
  </w:num>
  <w:num w:numId="18" w16cid:durableId="1437368042">
    <w:abstractNumId w:val="13"/>
  </w:num>
  <w:num w:numId="19" w16cid:durableId="916859425">
    <w:abstractNumId w:val="24"/>
  </w:num>
  <w:num w:numId="20" w16cid:durableId="258173234">
    <w:abstractNumId w:val="9"/>
  </w:num>
  <w:num w:numId="21" w16cid:durableId="1256938681">
    <w:abstractNumId w:val="20"/>
  </w:num>
  <w:num w:numId="22" w16cid:durableId="318115968">
    <w:abstractNumId w:val="12"/>
  </w:num>
  <w:num w:numId="23" w16cid:durableId="929780419">
    <w:abstractNumId w:val="18"/>
  </w:num>
  <w:num w:numId="24" w16cid:durableId="1613854804">
    <w:abstractNumId w:val="11"/>
  </w:num>
  <w:num w:numId="25" w16cid:durableId="286664131">
    <w:abstractNumId w:val="17"/>
  </w:num>
  <w:num w:numId="26" w16cid:durableId="1722290894">
    <w:abstractNumId w:val="15"/>
  </w:num>
  <w:num w:numId="27" w16cid:durableId="2101028249">
    <w:abstractNumId w:val="16"/>
  </w:num>
  <w:num w:numId="28" w16cid:durableId="1715546656">
    <w:abstractNumId w:val="22"/>
  </w:num>
  <w:num w:numId="29" w16cid:durableId="1038630614">
    <w:abstractNumId w:val="2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Zahra Zeinolabedini">
    <w15:presenceInfo w15:providerId="AD" w15:userId="S-1-5-21-141014778-209634795-2936071623-19471"/>
  </w15:person>
  <w15:person w15:author="Ali Tolouei">
    <w15:presenceInfo w15:providerId="AD" w15:userId="S-1-5-21-141014778-209634795-2936071623-2068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trackRevision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49BB"/>
    <w:rsid w:val="000306B2"/>
    <w:rsid w:val="00034616"/>
    <w:rsid w:val="0006063C"/>
    <w:rsid w:val="00062AD8"/>
    <w:rsid w:val="0008119B"/>
    <w:rsid w:val="00084628"/>
    <w:rsid w:val="00087C8C"/>
    <w:rsid w:val="000B1E21"/>
    <w:rsid w:val="00112C95"/>
    <w:rsid w:val="00146B4A"/>
    <w:rsid w:val="0015074B"/>
    <w:rsid w:val="00155867"/>
    <w:rsid w:val="001C3498"/>
    <w:rsid w:val="001D5454"/>
    <w:rsid w:val="00275548"/>
    <w:rsid w:val="002872AD"/>
    <w:rsid w:val="0029639D"/>
    <w:rsid w:val="002A2DAB"/>
    <w:rsid w:val="002D4FCC"/>
    <w:rsid w:val="002F7956"/>
    <w:rsid w:val="00326B00"/>
    <w:rsid w:val="00326F90"/>
    <w:rsid w:val="00340F89"/>
    <w:rsid w:val="00342612"/>
    <w:rsid w:val="0037347E"/>
    <w:rsid w:val="00380413"/>
    <w:rsid w:val="00396CD6"/>
    <w:rsid w:val="003E4CB1"/>
    <w:rsid w:val="004818B2"/>
    <w:rsid w:val="0049031D"/>
    <w:rsid w:val="004B5B23"/>
    <w:rsid w:val="004C175E"/>
    <w:rsid w:val="0050231E"/>
    <w:rsid w:val="00511906"/>
    <w:rsid w:val="005425F0"/>
    <w:rsid w:val="0059305A"/>
    <w:rsid w:val="005B1060"/>
    <w:rsid w:val="00604096"/>
    <w:rsid w:val="00640705"/>
    <w:rsid w:val="006A5343"/>
    <w:rsid w:val="006B7246"/>
    <w:rsid w:val="006F0C99"/>
    <w:rsid w:val="006F3AED"/>
    <w:rsid w:val="00704A60"/>
    <w:rsid w:val="00705DAB"/>
    <w:rsid w:val="00714153"/>
    <w:rsid w:val="00723748"/>
    <w:rsid w:val="007463E5"/>
    <w:rsid w:val="00753EEF"/>
    <w:rsid w:val="00782C95"/>
    <w:rsid w:val="007B5FF8"/>
    <w:rsid w:val="007C77BB"/>
    <w:rsid w:val="00815FC9"/>
    <w:rsid w:val="00816374"/>
    <w:rsid w:val="0083355B"/>
    <w:rsid w:val="008565A7"/>
    <w:rsid w:val="00872119"/>
    <w:rsid w:val="008967D3"/>
    <w:rsid w:val="008D58F1"/>
    <w:rsid w:val="008E3B39"/>
    <w:rsid w:val="008E51EA"/>
    <w:rsid w:val="009149CE"/>
    <w:rsid w:val="00930AA0"/>
    <w:rsid w:val="009B0223"/>
    <w:rsid w:val="009C3938"/>
    <w:rsid w:val="009F20D9"/>
    <w:rsid w:val="009F7E9E"/>
    <w:rsid w:val="00A16008"/>
    <w:rsid w:val="00A23CC4"/>
    <w:rsid w:val="00A3319B"/>
    <w:rsid w:val="00A47B9D"/>
    <w:rsid w:val="00A56A8A"/>
    <w:rsid w:val="00AA1D8D"/>
    <w:rsid w:val="00AB7C16"/>
    <w:rsid w:val="00AF31B1"/>
    <w:rsid w:val="00B35DE3"/>
    <w:rsid w:val="00B44433"/>
    <w:rsid w:val="00B47730"/>
    <w:rsid w:val="00BA58B2"/>
    <w:rsid w:val="00BB3801"/>
    <w:rsid w:val="00BC66B9"/>
    <w:rsid w:val="00C444AC"/>
    <w:rsid w:val="00C50F5D"/>
    <w:rsid w:val="00C82BDD"/>
    <w:rsid w:val="00CA1267"/>
    <w:rsid w:val="00CB0664"/>
    <w:rsid w:val="00CD694D"/>
    <w:rsid w:val="00D11804"/>
    <w:rsid w:val="00D34632"/>
    <w:rsid w:val="00DE2CB0"/>
    <w:rsid w:val="00E06C78"/>
    <w:rsid w:val="00E233FD"/>
    <w:rsid w:val="00E367C3"/>
    <w:rsid w:val="00E43041"/>
    <w:rsid w:val="00E830B2"/>
    <w:rsid w:val="00E979D8"/>
    <w:rsid w:val="00EC1030"/>
    <w:rsid w:val="00ED0191"/>
    <w:rsid w:val="00F0660B"/>
    <w:rsid w:val="00F06741"/>
    <w:rsid w:val="00FC693F"/>
    <w:rsid w:val="00FD55A0"/>
    <w:rsid w:val="00FD61DE"/>
    <w:rsid w:val="00FF4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8EFDCB"/>
  <w14:defaultImageDpi w14:val="300"/>
  <w15:docId w15:val="{53BB0C43-7B8A-4D16-ADC8-5D62C6F9F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Custom"/>
    <w:rPr>
      <w:rFonts w:ascii="Arial" w:hAnsi="Arial" w:cs="Arial"/>
      <w:b/>
      <w:color w:val="203864"/>
      <w:sz w:val="44"/>
    </w:rPr>
  </w:style>
  <w:style w:type="paragraph" w:customStyle="1" w:styleId="Heading1Custom">
    <w:name w:val="Heading1Custom"/>
    <w:rPr>
      <w:rFonts w:ascii="Arial" w:hAnsi="Arial" w:cs="Arial"/>
      <w:b/>
      <w:color w:val="1F4E78"/>
      <w:sz w:val="32"/>
    </w:rPr>
  </w:style>
  <w:style w:type="paragraph" w:customStyle="1" w:styleId="Heading2Custom">
    <w:name w:val="Heading2Custom"/>
    <w:rPr>
      <w:rFonts w:ascii="Arial" w:hAnsi="Arial" w:cs="Arial"/>
      <w:b/>
      <w:color w:val="2F5597"/>
      <w:sz w:val="26"/>
    </w:rPr>
  </w:style>
  <w:style w:type="paragraph" w:customStyle="1" w:styleId="BodyStrong">
    <w:name w:val="BodyStrong"/>
    <w:rPr>
      <w:rFonts w:ascii="Arial" w:hAnsi="Arial" w:cs="Arial"/>
      <w:b/>
      <w:color w:val="1F1F1F"/>
    </w:rPr>
  </w:style>
  <w:style w:type="paragraph" w:styleId="NormalWeb">
    <w:name w:val="Normal (Web)"/>
    <w:basedOn w:val="Normal"/>
    <w:uiPriority w:val="99"/>
    <w:unhideWhenUsed/>
    <w:rsid w:val="00CD69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872119"/>
    <w:pPr>
      <w:spacing w:after="0" w:line="240" w:lineRule="auto"/>
    </w:pPr>
    <w:rPr>
      <w:rFonts w:ascii="Arial" w:hAnsi="Arial" w:cs="Arial"/>
    </w:rPr>
  </w:style>
  <w:style w:type="character" w:styleId="CommentReference">
    <w:name w:val="annotation reference"/>
    <w:basedOn w:val="DefaultParagraphFont"/>
    <w:uiPriority w:val="99"/>
    <w:semiHidden/>
    <w:unhideWhenUsed/>
    <w:rsid w:val="0087211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7211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72119"/>
    <w:rPr>
      <w:rFonts w:ascii="Arial" w:hAnsi="Arial" w:cs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7211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72119"/>
    <w:rPr>
      <w:rFonts w:ascii="Arial" w:hAnsi="Arial" w:cs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13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4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0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5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7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5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5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1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2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34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4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7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9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2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0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9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6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3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3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7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2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3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4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8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26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1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4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59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2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4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2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8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17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2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2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5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4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8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0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44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96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6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microsoft.com/office/2018/08/relationships/commentsExtensible" Target="commentsExtensible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1146</Words>
  <Characters>6535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Zahra Zeinolabedini</cp:lastModifiedBy>
  <cp:revision>2</cp:revision>
  <dcterms:created xsi:type="dcterms:W3CDTF">2026-10-18T12:42:00Z</dcterms:created>
  <dcterms:modified xsi:type="dcterms:W3CDTF">2026-10-18T12:42:00Z</dcterms:modified>
  <cp:category/>
</cp:coreProperties>
</file>